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729D75" w14:textId="77777777" w:rsidR="00676021" w:rsidRDefault="00676021" w:rsidP="00676021">
      <w:bookmarkStart w:id="0" w:name="_Toc438555818"/>
    </w:p>
    <w:p w14:paraId="010F56BE" w14:textId="77777777" w:rsidR="00676021" w:rsidRDefault="00676021" w:rsidP="00676021"/>
    <w:p w14:paraId="447F6435" w14:textId="77777777" w:rsidR="00676021" w:rsidRDefault="00676021" w:rsidP="00676021"/>
    <w:p w14:paraId="66340D09" w14:textId="77777777" w:rsidR="00676021" w:rsidRDefault="00676021" w:rsidP="00676021"/>
    <w:p w14:paraId="75E4F805" w14:textId="77777777" w:rsidR="00676021" w:rsidRDefault="00676021" w:rsidP="00676021"/>
    <w:p w14:paraId="6C0BCB47" w14:textId="77777777" w:rsidR="00676021" w:rsidRPr="00896A04" w:rsidRDefault="00676021" w:rsidP="00676021"/>
    <w:p w14:paraId="1B825F8D" w14:textId="77777777" w:rsidR="00676021" w:rsidRPr="008B5A2E" w:rsidRDefault="00676021" w:rsidP="00676021">
      <w:r w:rsidRPr="008B5A2E">
        <w:rPr>
          <w:noProof/>
        </w:rPr>
        <w:drawing>
          <wp:inline distT="0" distB="0" distL="0" distR="0" wp14:anchorId="1741F4AD" wp14:editId="58544C44">
            <wp:extent cx="2209800" cy="1047750"/>
            <wp:effectExtent l="0" t="0" r="0" b="0"/>
            <wp:docPr id="76" name="Picture 76" descr="unify_logo cmyk colour cropped 16 col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fy_logo cmyk colour cropped 16 colou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86854" w14:textId="77777777" w:rsidR="00676021" w:rsidRPr="008B5A2E" w:rsidRDefault="00676021" w:rsidP="00676021"/>
    <w:p w14:paraId="38E762FD" w14:textId="77777777" w:rsidR="00676021" w:rsidRPr="008B5A2E" w:rsidRDefault="00676021" w:rsidP="00676021"/>
    <w:p w14:paraId="1FCD6325" w14:textId="77777777" w:rsidR="00676021" w:rsidRPr="008B5A2E" w:rsidRDefault="00676021" w:rsidP="00676021"/>
    <w:p w14:paraId="2561571D" w14:textId="77777777" w:rsidR="00676021" w:rsidRPr="008B5A2E" w:rsidRDefault="00676021" w:rsidP="00676021"/>
    <w:p w14:paraId="2257B0C1" w14:textId="77777777" w:rsidR="00676021" w:rsidRPr="008B5A2E" w:rsidRDefault="00676021" w:rsidP="00676021">
      <w:pPr>
        <w:jc w:val="center"/>
      </w:pPr>
      <w:r w:rsidRPr="008B5A2E">
        <w:rPr>
          <w:rFonts w:cs="Tahoma"/>
          <w:b/>
          <w:noProof/>
          <w:sz w:val="36"/>
          <w:szCs w:val="36"/>
        </w:rPr>
        <w:drawing>
          <wp:inline distT="0" distB="0" distL="0" distR="0" wp14:anchorId="34FEA81E" wp14:editId="28845174">
            <wp:extent cx="952500" cy="952500"/>
            <wp:effectExtent l="0" t="0" r="0" b="0"/>
            <wp:docPr id="77" name="Picture 11" descr="Description: cso-logo-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escription: cso-logo-1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49EF4" w14:textId="77777777" w:rsidR="00676021" w:rsidRPr="008B5A2E" w:rsidRDefault="00676021" w:rsidP="00676021"/>
    <w:p w14:paraId="2CF2AB04" w14:textId="77777777" w:rsidR="00676021" w:rsidRPr="008B5A2E" w:rsidRDefault="00676021" w:rsidP="00676021"/>
    <w:p w14:paraId="74979104" w14:textId="77777777" w:rsidR="00676021" w:rsidRPr="008B5A2E" w:rsidRDefault="00676021" w:rsidP="00676021"/>
    <w:tbl>
      <w:tblPr>
        <w:tblW w:w="0" w:type="auto"/>
        <w:jc w:val="right"/>
        <w:tblLook w:val="01E0" w:firstRow="1" w:lastRow="1" w:firstColumn="1" w:lastColumn="1" w:noHBand="0" w:noVBand="0"/>
      </w:tblPr>
      <w:tblGrid>
        <w:gridCol w:w="9287"/>
      </w:tblGrid>
      <w:tr w:rsidR="00676021" w:rsidRPr="008B5A2E" w14:paraId="5800A684" w14:textId="77777777" w:rsidTr="00676021">
        <w:trPr>
          <w:jc w:val="right"/>
        </w:trPr>
        <w:tc>
          <w:tcPr>
            <w:tcW w:w="9287" w:type="dxa"/>
          </w:tcPr>
          <w:p w14:paraId="75A33B1D" w14:textId="77777777" w:rsidR="00676021" w:rsidRPr="008B5A2E" w:rsidRDefault="00676021" w:rsidP="00676021">
            <w:pPr>
              <w:pStyle w:val="StyleDocumentTitleDarkBlue"/>
              <w:rPr>
                <w:sz w:val="44"/>
                <w:szCs w:val="44"/>
              </w:rPr>
            </w:pPr>
            <w:r w:rsidRPr="008B5A2E">
              <w:rPr>
                <w:sz w:val="44"/>
                <w:szCs w:val="44"/>
              </w:rPr>
              <w:t xml:space="preserve">Catholic Schools Office </w:t>
            </w:r>
          </w:p>
          <w:p w14:paraId="121FC0B3" w14:textId="77777777" w:rsidR="00676021" w:rsidRPr="008B5A2E" w:rsidRDefault="00676021" w:rsidP="00676021">
            <w:pPr>
              <w:pStyle w:val="StyleDocumentTitleDarkBlue"/>
              <w:rPr>
                <w:sz w:val="44"/>
                <w:szCs w:val="44"/>
              </w:rPr>
            </w:pPr>
          </w:p>
          <w:p w14:paraId="67303B90" w14:textId="77777777" w:rsidR="00676021" w:rsidRPr="008B5A2E" w:rsidRDefault="00676021" w:rsidP="00676021">
            <w:pPr>
              <w:pStyle w:val="StyleDocumentTitleDarkBlue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Optimal IdM VIS Deployment</w:t>
            </w:r>
          </w:p>
          <w:p w14:paraId="4069E76B" w14:textId="77777777" w:rsidR="00676021" w:rsidRPr="008B5A2E" w:rsidRDefault="00676021" w:rsidP="00676021">
            <w:pPr>
              <w:pStyle w:val="StyleDocumentTitleDarkBlue"/>
              <w:rPr>
                <w:sz w:val="44"/>
                <w:szCs w:val="44"/>
              </w:rPr>
            </w:pPr>
          </w:p>
          <w:p w14:paraId="39DFC11F" w14:textId="77777777" w:rsidR="00676021" w:rsidRPr="008B5A2E" w:rsidRDefault="00676021" w:rsidP="00676021">
            <w:pPr>
              <w:pStyle w:val="StyleDocumentTitleDarkBlue"/>
              <w:ind w:left="0"/>
            </w:pPr>
            <w:r>
              <w:rPr>
                <w:sz w:val="44"/>
                <w:szCs w:val="44"/>
              </w:rPr>
              <w:t>As Built Document – VIS Configuration</w:t>
            </w:r>
          </w:p>
        </w:tc>
      </w:tr>
      <w:tr w:rsidR="00676021" w:rsidRPr="008B5A2E" w14:paraId="4BC1E512" w14:textId="77777777" w:rsidTr="00676021">
        <w:trPr>
          <w:jc w:val="right"/>
        </w:trPr>
        <w:tc>
          <w:tcPr>
            <w:tcW w:w="9287" w:type="dxa"/>
          </w:tcPr>
          <w:p w14:paraId="2C00F124" w14:textId="77777777" w:rsidR="00676021" w:rsidRPr="008B5A2E" w:rsidRDefault="00676021" w:rsidP="00676021">
            <w:pPr>
              <w:pStyle w:val="StyleDocumentTitleDarkBlue"/>
              <w:rPr>
                <w:sz w:val="44"/>
                <w:szCs w:val="44"/>
              </w:rPr>
            </w:pPr>
          </w:p>
          <w:p w14:paraId="3B2FCE17" w14:textId="77777777" w:rsidR="00676021" w:rsidRPr="008B5A2E" w:rsidRDefault="00676021" w:rsidP="00676021">
            <w:pPr>
              <w:pStyle w:val="StyleDocumentTitleDarkBlue"/>
              <w:rPr>
                <w:sz w:val="44"/>
                <w:szCs w:val="44"/>
              </w:rPr>
            </w:pPr>
          </w:p>
          <w:p w14:paraId="3402244B" w14:textId="77777777" w:rsidR="00676021" w:rsidRPr="008B5A2E" w:rsidRDefault="00676021" w:rsidP="00676021">
            <w:pPr>
              <w:pStyle w:val="StyleDocumentTitleDarkBlue"/>
              <w:rPr>
                <w:sz w:val="24"/>
                <w:szCs w:val="44"/>
              </w:rPr>
            </w:pPr>
          </w:p>
          <w:p w14:paraId="51372637" w14:textId="77777777" w:rsidR="00676021" w:rsidRPr="008B5A2E" w:rsidRDefault="0027211A" w:rsidP="0027211A">
            <w:pPr>
              <w:pStyle w:val="StyleDocumentTitleDarkBlue"/>
              <w:rPr>
                <w:sz w:val="28"/>
                <w:szCs w:val="44"/>
              </w:rPr>
            </w:pPr>
            <w:r>
              <w:rPr>
                <w:sz w:val="24"/>
                <w:szCs w:val="44"/>
              </w:rPr>
              <w:t>22 Dec. 15</w:t>
            </w:r>
          </w:p>
        </w:tc>
      </w:tr>
    </w:tbl>
    <w:p w14:paraId="687DBC41" w14:textId="77777777" w:rsidR="00676021" w:rsidRPr="008B5A2E" w:rsidRDefault="00676021" w:rsidP="00676021">
      <w:pPr>
        <w:jc w:val="center"/>
      </w:pPr>
    </w:p>
    <w:p w14:paraId="3AABE5DA" w14:textId="77777777" w:rsidR="00676021" w:rsidRPr="008B5A2E" w:rsidRDefault="00676021" w:rsidP="00676021">
      <w:pPr>
        <w:pStyle w:val="StyleDocumentControlLeft0cm"/>
      </w:pPr>
      <w:r w:rsidRPr="008B5A2E">
        <w:t>Document Control</w:t>
      </w:r>
    </w:p>
    <w:p w14:paraId="6F9DA6AC" w14:textId="77777777" w:rsidR="00676021" w:rsidRPr="008B5A2E" w:rsidRDefault="00676021" w:rsidP="00676021">
      <w:pPr>
        <w:pStyle w:val="StyleDocumentControl2Left0cm"/>
      </w:pPr>
    </w:p>
    <w:p w14:paraId="0E100375" w14:textId="77777777" w:rsidR="00676021" w:rsidRPr="008B5A2E" w:rsidRDefault="00676021" w:rsidP="00676021">
      <w:pPr>
        <w:pStyle w:val="StyleDocumentControl2Left0cm"/>
      </w:pPr>
      <w:r w:rsidRPr="008B5A2E">
        <w:t>Preparation</w:t>
      </w:r>
    </w:p>
    <w:tbl>
      <w:tblPr>
        <w:tblW w:w="91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4"/>
        <w:gridCol w:w="1538"/>
        <w:gridCol w:w="2113"/>
        <w:gridCol w:w="1697"/>
        <w:gridCol w:w="2858"/>
      </w:tblGrid>
      <w:tr w:rsidR="00676021" w:rsidRPr="008B5A2E" w14:paraId="4F6B6C8E" w14:textId="77777777" w:rsidTr="00676021">
        <w:trPr>
          <w:tblHeader/>
          <w:jc w:val="center"/>
        </w:trPr>
        <w:tc>
          <w:tcPr>
            <w:tcW w:w="914" w:type="dxa"/>
            <w:shd w:val="clear" w:color="auto" w:fill="B3B3B3"/>
          </w:tcPr>
          <w:p w14:paraId="1761536F" w14:textId="77777777" w:rsidR="00676021" w:rsidRPr="008B5A2E" w:rsidRDefault="00676021" w:rsidP="00676021">
            <w:pPr>
              <w:pStyle w:val="UNIFY-TableHeadings"/>
            </w:pPr>
            <w:r w:rsidRPr="008B5A2E">
              <w:t>Version</w:t>
            </w:r>
          </w:p>
        </w:tc>
        <w:tc>
          <w:tcPr>
            <w:tcW w:w="1538" w:type="dxa"/>
            <w:shd w:val="clear" w:color="auto" w:fill="B3B3B3"/>
          </w:tcPr>
          <w:p w14:paraId="0BCA7815" w14:textId="77777777" w:rsidR="00676021" w:rsidRPr="008B5A2E" w:rsidRDefault="00676021" w:rsidP="00676021">
            <w:pPr>
              <w:pStyle w:val="UNIFY-TableHeadings"/>
            </w:pPr>
            <w:r w:rsidRPr="008B5A2E">
              <w:t>Date</w:t>
            </w:r>
          </w:p>
        </w:tc>
        <w:tc>
          <w:tcPr>
            <w:tcW w:w="2113" w:type="dxa"/>
            <w:shd w:val="clear" w:color="auto" w:fill="B3B3B3"/>
          </w:tcPr>
          <w:p w14:paraId="716D7E4A" w14:textId="77777777" w:rsidR="00676021" w:rsidRPr="008B5A2E" w:rsidRDefault="00676021" w:rsidP="00676021">
            <w:pPr>
              <w:pStyle w:val="UNIFY-TableHeadings"/>
            </w:pPr>
            <w:r w:rsidRPr="008B5A2E">
              <w:t>Author/s</w:t>
            </w:r>
          </w:p>
        </w:tc>
        <w:tc>
          <w:tcPr>
            <w:tcW w:w="1697" w:type="dxa"/>
            <w:shd w:val="clear" w:color="auto" w:fill="B3B3B3"/>
          </w:tcPr>
          <w:p w14:paraId="1092D3B9" w14:textId="77777777" w:rsidR="00676021" w:rsidRPr="008B5A2E" w:rsidRDefault="00676021" w:rsidP="00676021">
            <w:pPr>
              <w:pStyle w:val="UNIFY-TableHeadings"/>
            </w:pPr>
            <w:r w:rsidRPr="008B5A2E">
              <w:t>Organisation</w:t>
            </w:r>
          </w:p>
        </w:tc>
        <w:tc>
          <w:tcPr>
            <w:tcW w:w="2858" w:type="dxa"/>
            <w:shd w:val="clear" w:color="auto" w:fill="B3B3B3"/>
          </w:tcPr>
          <w:p w14:paraId="6BD116FA" w14:textId="77777777" w:rsidR="00676021" w:rsidRPr="008B5A2E" w:rsidRDefault="00676021" w:rsidP="00676021">
            <w:pPr>
              <w:pStyle w:val="UNIFY-TableHeadings"/>
            </w:pPr>
            <w:r w:rsidRPr="008B5A2E">
              <w:t>Action</w:t>
            </w:r>
          </w:p>
        </w:tc>
      </w:tr>
      <w:tr w:rsidR="00676021" w:rsidRPr="008B5A2E" w14:paraId="0D280A32" w14:textId="77777777" w:rsidTr="00676021">
        <w:trPr>
          <w:jc w:val="center"/>
        </w:trPr>
        <w:tc>
          <w:tcPr>
            <w:tcW w:w="914" w:type="dxa"/>
          </w:tcPr>
          <w:p w14:paraId="6730679D" w14:textId="77777777" w:rsidR="00676021" w:rsidRPr="008B5A2E" w:rsidRDefault="00676021" w:rsidP="00676021">
            <w:pPr>
              <w:pStyle w:val="UNIFY-BodyTextTable"/>
            </w:pPr>
            <w:r>
              <w:t>1.0</w:t>
            </w:r>
          </w:p>
        </w:tc>
        <w:tc>
          <w:tcPr>
            <w:tcW w:w="1538" w:type="dxa"/>
          </w:tcPr>
          <w:p w14:paraId="4703DEAE" w14:textId="77777777" w:rsidR="00676021" w:rsidRPr="008B5A2E" w:rsidRDefault="00676021" w:rsidP="00676021">
            <w:pPr>
              <w:pStyle w:val="UNIFY-BodyTextTable"/>
            </w:pPr>
            <w:r>
              <w:t>22 Dec 2015</w:t>
            </w:r>
          </w:p>
        </w:tc>
        <w:tc>
          <w:tcPr>
            <w:tcW w:w="2113" w:type="dxa"/>
          </w:tcPr>
          <w:p w14:paraId="7A82A195" w14:textId="77777777" w:rsidR="00676021" w:rsidRPr="008B5A2E" w:rsidRDefault="00676021" w:rsidP="00676021">
            <w:pPr>
              <w:pStyle w:val="UNIFY-BodyTextTable"/>
            </w:pPr>
            <w:r>
              <w:t>Bob Bradley</w:t>
            </w:r>
          </w:p>
        </w:tc>
        <w:tc>
          <w:tcPr>
            <w:tcW w:w="1697" w:type="dxa"/>
          </w:tcPr>
          <w:p w14:paraId="007DD24F" w14:textId="77777777" w:rsidR="00676021" w:rsidRPr="008B5A2E" w:rsidRDefault="00676021" w:rsidP="00676021">
            <w:pPr>
              <w:pStyle w:val="UNIFY-BodyTextTable"/>
            </w:pPr>
            <w:r w:rsidRPr="008B5A2E">
              <w:t>UNIFY Solutions</w:t>
            </w:r>
          </w:p>
        </w:tc>
        <w:tc>
          <w:tcPr>
            <w:tcW w:w="2858" w:type="dxa"/>
          </w:tcPr>
          <w:p w14:paraId="75F9D9DE" w14:textId="77777777" w:rsidR="00676021" w:rsidRPr="008B5A2E" w:rsidRDefault="00676021" w:rsidP="00676021">
            <w:pPr>
              <w:pStyle w:val="UNIFY-BodyTextTable"/>
            </w:pPr>
            <w:r w:rsidRPr="008B5A2E">
              <w:t xml:space="preserve">Initial </w:t>
            </w:r>
            <w:r>
              <w:t>Release</w:t>
            </w:r>
          </w:p>
        </w:tc>
      </w:tr>
      <w:tr w:rsidR="00676021" w:rsidRPr="008B5A2E" w14:paraId="41940DD8" w14:textId="77777777" w:rsidTr="00676021">
        <w:trPr>
          <w:jc w:val="center"/>
        </w:trPr>
        <w:tc>
          <w:tcPr>
            <w:tcW w:w="914" w:type="dxa"/>
          </w:tcPr>
          <w:p w14:paraId="541BD86F" w14:textId="77777777" w:rsidR="00676021" w:rsidRPr="008B5A2E" w:rsidRDefault="00676021" w:rsidP="00676021">
            <w:pPr>
              <w:pStyle w:val="UNIFY-BodyTextTable"/>
            </w:pPr>
          </w:p>
        </w:tc>
        <w:tc>
          <w:tcPr>
            <w:tcW w:w="1538" w:type="dxa"/>
          </w:tcPr>
          <w:p w14:paraId="4B4B03F9" w14:textId="77777777" w:rsidR="00676021" w:rsidRPr="008B5A2E" w:rsidRDefault="00676021" w:rsidP="00676021">
            <w:pPr>
              <w:pStyle w:val="UNIFY-BodyTextTable"/>
            </w:pPr>
          </w:p>
        </w:tc>
        <w:tc>
          <w:tcPr>
            <w:tcW w:w="2113" w:type="dxa"/>
          </w:tcPr>
          <w:p w14:paraId="17E445A5" w14:textId="77777777" w:rsidR="00676021" w:rsidRPr="008B5A2E" w:rsidRDefault="00676021" w:rsidP="00676021">
            <w:pPr>
              <w:pStyle w:val="UNIFY-BodyTextTable"/>
            </w:pPr>
          </w:p>
        </w:tc>
        <w:tc>
          <w:tcPr>
            <w:tcW w:w="1697" w:type="dxa"/>
          </w:tcPr>
          <w:p w14:paraId="2B508AC8" w14:textId="77777777" w:rsidR="00676021" w:rsidRPr="008B5A2E" w:rsidRDefault="00676021" w:rsidP="00676021">
            <w:pPr>
              <w:pStyle w:val="UNIFY-BodyTextTable"/>
            </w:pPr>
          </w:p>
        </w:tc>
        <w:tc>
          <w:tcPr>
            <w:tcW w:w="2858" w:type="dxa"/>
          </w:tcPr>
          <w:p w14:paraId="4BE8EB34" w14:textId="77777777" w:rsidR="00676021" w:rsidRPr="008B5A2E" w:rsidRDefault="00676021" w:rsidP="00676021">
            <w:pPr>
              <w:pStyle w:val="UNIFY-BodyTextTable"/>
            </w:pPr>
          </w:p>
        </w:tc>
      </w:tr>
    </w:tbl>
    <w:p w14:paraId="67E3FD25" w14:textId="77777777" w:rsidR="00676021" w:rsidRPr="008B5A2E" w:rsidRDefault="00676021" w:rsidP="00676021"/>
    <w:p w14:paraId="307360F0" w14:textId="77777777" w:rsidR="00676021" w:rsidRPr="008B5A2E" w:rsidRDefault="00676021" w:rsidP="00676021"/>
    <w:p w14:paraId="555AB1A0" w14:textId="77777777" w:rsidR="00676021" w:rsidRPr="008B5A2E" w:rsidRDefault="00676021" w:rsidP="00676021">
      <w:pPr>
        <w:pStyle w:val="StyleDocumentControl2Left0cm"/>
      </w:pPr>
      <w:r w:rsidRPr="008B5A2E">
        <w:t>Distribution</w:t>
      </w:r>
    </w:p>
    <w:tbl>
      <w:tblPr>
        <w:tblW w:w="91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60"/>
        <w:gridCol w:w="3600"/>
        <w:gridCol w:w="3360"/>
      </w:tblGrid>
      <w:tr w:rsidR="00676021" w:rsidRPr="008B5A2E" w14:paraId="4DFF615D" w14:textId="77777777" w:rsidTr="00676021">
        <w:tc>
          <w:tcPr>
            <w:tcW w:w="2160" w:type="dxa"/>
            <w:shd w:val="clear" w:color="auto" w:fill="B3B3B3"/>
          </w:tcPr>
          <w:p w14:paraId="135D2A2F" w14:textId="77777777" w:rsidR="00676021" w:rsidRPr="008B5A2E" w:rsidRDefault="00676021" w:rsidP="00676021">
            <w:pPr>
              <w:pStyle w:val="UNIFY-TableHeadings"/>
            </w:pPr>
            <w:r w:rsidRPr="008B5A2E">
              <w:t>Name</w:t>
            </w:r>
          </w:p>
        </w:tc>
        <w:tc>
          <w:tcPr>
            <w:tcW w:w="3600" w:type="dxa"/>
            <w:shd w:val="clear" w:color="auto" w:fill="B3B3B3"/>
          </w:tcPr>
          <w:p w14:paraId="7828057E" w14:textId="77777777" w:rsidR="00676021" w:rsidRPr="008B5A2E" w:rsidRDefault="00676021" w:rsidP="00676021">
            <w:pPr>
              <w:pStyle w:val="UNIFY-TableHeadings"/>
            </w:pPr>
            <w:r w:rsidRPr="008B5A2E">
              <w:t>Organisation</w:t>
            </w:r>
          </w:p>
        </w:tc>
        <w:tc>
          <w:tcPr>
            <w:tcW w:w="3360" w:type="dxa"/>
            <w:shd w:val="clear" w:color="auto" w:fill="B3B3B3"/>
          </w:tcPr>
          <w:p w14:paraId="3267AA5C" w14:textId="77777777" w:rsidR="00676021" w:rsidRPr="008B5A2E" w:rsidRDefault="00676021" w:rsidP="00676021">
            <w:pPr>
              <w:pStyle w:val="UNIFY-TableHeadings"/>
            </w:pPr>
            <w:r w:rsidRPr="008B5A2E">
              <w:t>Title</w:t>
            </w:r>
          </w:p>
        </w:tc>
      </w:tr>
      <w:tr w:rsidR="00676021" w:rsidRPr="008B5A2E" w14:paraId="48C83036" w14:textId="77777777" w:rsidTr="00676021">
        <w:tblPrEx>
          <w:tblLook w:val="0000" w:firstRow="0" w:lastRow="0" w:firstColumn="0" w:lastColumn="0" w:noHBand="0" w:noVBand="0"/>
        </w:tblPrEx>
        <w:tc>
          <w:tcPr>
            <w:tcW w:w="2160" w:type="dxa"/>
          </w:tcPr>
          <w:p w14:paraId="594713BC" w14:textId="77777777" w:rsidR="00676021" w:rsidRPr="008B5A2E" w:rsidRDefault="00676021" w:rsidP="00676021">
            <w:pPr>
              <w:pStyle w:val="UNIFY-BodyTextTable"/>
            </w:pPr>
            <w:r>
              <w:t>Rene Pisani</w:t>
            </w:r>
          </w:p>
        </w:tc>
        <w:tc>
          <w:tcPr>
            <w:tcW w:w="3600" w:type="dxa"/>
          </w:tcPr>
          <w:p w14:paraId="16CD032B" w14:textId="77777777" w:rsidR="00676021" w:rsidRPr="008B5A2E" w:rsidRDefault="00676021" w:rsidP="00676021">
            <w:pPr>
              <w:pStyle w:val="UNIFY-BodyTextTable"/>
            </w:pPr>
            <w:r>
              <w:t>DBB Catholic Schools Office</w:t>
            </w:r>
          </w:p>
        </w:tc>
        <w:tc>
          <w:tcPr>
            <w:tcW w:w="3360" w:type="dxa"/>
          </w:tcPr>
          <w:p w14:paraId="51FF435D" w14:textId="77777777" w:rsidR="00676021" w:rsidRPr="008B5A2E" w:rsidRDefault="0027211A" w:rsidP="00676021">
            <w:pPr>
              <w:pStyle w:val="UNIFY-BodyTextTable"/>
            </w:pPr>
            <w:r>
              <w:rPr>
                <w:color w:val="000000"/>
              </w:rPr>
              <w:t xml:space="preserve">ICLT </w:t>
            </w:r>
            <w:r w:rsidR="00676021">
              <w:rPr>
                <w:color w:val="000000"/>
              </w:rPr>
              <w:t>FIM Administrator</w:t>
            </w:r>
          </w:p>
        </w:tc>
      </w:tr>
      <w:tr w:rsidR="00676021" w:rsidRPr="008B5A2E" w14:paraId="57864E13" w14:textId="77777777" w:rsidTr="00676021">
        <w:tblPrEx>
          <w:tblLook w:val="0000" w:firstRow="0" w:lastRow="0" w:firstColumn="0" w:lastColumn="0" w:noHBand="0" w:noVBand="0"/>
        </w:tblPrEx>
        <w:tc>
          <w:tcPr>
            <w:tcW w:w="2160" w:type="dxa"/>
          </w:tcPr>
          <w:p w14:paraId="42EE50E6" w14:textId="77777777" w:rsidR="00676021" w:rsidRPr="008B5A2E" w:rsidRDefault="00676021" w:rsidP="00676021">
            <w:pPr>
              <w:pStyle w:val="UNIFY-BodyTextTable"/>
            </w:pPr>
            <w:r>
              <w:t xml:space="preserve">Robert </w:t>
            </w:r>
            <w:proofErr w:type="spellStart"/>
            <w:r>
              <w:t>Broadley</w:t>
            </w:r>
            <w:proofErr w:type="spellEnd"/>
          </w:p>
        </w:tc>
        <w:tc>
          <w:tcPr>
            <w:tcW w:w="3600" w:type="dxa"/>
          </w:tcPr>
          <w:p w14:paraId="4BA253C2" w14:textId="77777777" w:rsidR="00676021" w:rsidRPr="008B5A2E" w:rsidRDefault="00676021" w:rsidP="00676021">
            <w:pPr>
              <w:pStyle w:val="UNIFY-BodyTextTable"/>
            </w:pPr>
            <w:r>
              <w:t>DBB Catholic Schools Office</w:t>
            </w:r>
          </w:p>
        </w:tc>
        <w:tc>
          <w:tcPr>
            <w:tcW w:w="3360" w:type="dxa"/>
          </w:tcPr>
          <w:p w14:paraId="2D7408E7" w14:textId="77777777" w:rsidR="00676021" w:rsidRPr="008B5A2E" w:rsidRDefault="00676021" w:rsidP="00676021">
            <w:pPr>
              <w:pStyle w:val="UNIFY-BodyTextTable"/>
            </w:pPr>
            <w:r>
              <w:t xml:space="preserve">ICLT </w:t>
            </w:r>
            <w:r w:rsidR="0027211A">
              <w:t xml:space="preserve">Datacentre </w:t>
            </w:r>
            <w:r>
              <w:t>Manager</w:t>
            </w:r>
          </w:p>
        </w:tc>
      </w:tr>
      <w:tr w:rsidR="00676021" w:rsidRPr="008B5A2E" w14:paraId="1288FF00" w14:textId="77777777" w:rsidTr="00676021">
        <w:tblPrEx>
          <w:tblLook w:val="0000" w:firstRow="0" w:lastRow="0" w:firstColumn="0" w:lastColumn="0" w:noHBand="0" w:noVBand="0"/>
        </w:tblPrEx>
        <w:tc>
          <w:tcPr>
            <w:tcW w:w="2160" w:type="dxa"/>
          </w:tcPr>
          <w:p w14:paraId="566E05AB" w14:textId="77777777" w:rsidR="00676021" w:rsidRPr="008B5A2E" w:rsidRDefault="00676021" w:rsidP="00676021">
            <w:pPr>
              <w:pStyle w:val="UNIFY-BodyTextTable"/>
            </w:pPr>
            <w:r>
              <w:t xml:space="preserve">Arlene </w:t>
            </w:r>
            <w:proofErr w:type="spellStart"/>
            <w:r>
              <w:t>Crisologo</w:t>
            </w:r>
            <w:proofErr w:type="spellEnd"/>
          </w:p>
        </w:tc>
        <w:tc>
          <w:tcPr>
            <w:tcW w:w="3600" w:type="dxa"/>
          </w:tcPr>
          <w:p w14:paraId="55DC57FF" w14:textId="77777777" w:rsidR="00676021" w:rsidRPr="008B5A2E" w:rsidRDefault="00676021" w:rsidP="00676021">
            <w:pPr>
              <w:pStyle w:val="UNIFY-BodyTextTable"/>
            </w:pPr>
            <w:r>
              <w:t>DBB Catholic Schools Office</w:t>
            </w:r>
          </w:p>
        </w:tc>
        <w:tc>
          <w:tcPr>
            <w:tcW w:w="3360" w:type="dxa"/>
          </w:tcPr>
          <w:p w14:paraId="0128BA8A" w14:textId="77777777" w:rsidR="00676021" w:rsidRPr="008B5A2E" w:rsidRDefault="00676021" w:rsidP="00676021">
            <w:pPr>
              <w:pStyle w:val="UNIFY-BodyTextTable"/>
            </w:pPr>
            <w:r w:rsidRPr="00F71B7D">
              <w:t>ICLT Server Systems Engineer</w:t>
            </w:r>
          </w:p>
        </w:tc>
      </w:tr>
      <w:tr w:rsidR="00676021" w:rsidRPr="008B5A2E" w14:paraId="4C5F5353" w14:textId="77777777" w:rsidTr="00676021">
        <w:tblPrEx>
          <w:tblLook w:val="0000" w:firstRow="0" w:lastRow="0" w:firstColumn="0" w:lastColumn="0" w:noHBand="0" w:noVBand="0"/>
        </w:tblPrEx>
        <w:tc>
          <w:tcPr>
            <w:tcW w:w="2160" w:type="dxa"/>
          </w:tcPr>
          <w:p w14:paraId="2CAB65B0" w14:textId="77777777" w:rsidR="00676021" w:rsidRPr="008B5A2E" w:rsidRDefault="00676021" w:rsidP="00676021">
            <w:pPr>
              <w:pStyle w:val="UNIFY-BodyTextTable"/>
            </w:pPr>
            <w:r>
              <w:t>Courtney Abela</w:t>
            </w:r>
          </w:p>
        </w:tc>
        <w:tc>
          <w:tcPr>
            <w:tcW w:w="3600" w:type="dxa"/>
          </w:tcPr>
          <w:p w14:paraId="4668E93E" w14:textId="77777777" w:rsidR="00676021" w:rsidRPr="008B5A2E" w:rsidRDefault="00676021" w:rsidP="00676021">
            <w:pPr>
              <w:pStyle w:val="UNIFY-BodyTextTable"/>
            </w:pPr>
            <w:r>
              <w:t>DBB Catholic Schools Office</w:t>
            </w:r>
          </w:p>
        </w:tc>
        <w:tc>
          <w:tcPr>
            <w:tcW w:w="3360" w:type="dxa"/>
          </w:tcPr>
          <w:p w14:paraId="41C8B89E" w14:textId="77777777" w:rsidR="00676021" w:rsidRPr="008B5A2E" w:rsidRDefault="00676021" w:rsidP="00676021">
            <w:pPr>
              <w:pStyle w:val="UNIFY-BodyTextTable"/>
            </w:pPr>
            <w:r w:rsidRPr="004A33D4">
              <w:t>ICLT Service Desk Coordinator</w:t>
            </w:r>
          </w:p>
        </w:tc>
      </w:tr>
      <w:tr w:rsidR="00676021" w:rsidRPr="008B5A2E" w14:paraId="79BCE489" w14:textId="77777777" w:rsidTr="00676021">
        <w:tblPrEx>
          <w:tblLook w:val="0000" w:firstRow="0" w:lastRow="0" w:firstColumn="0" w:lastColumn="0" w:noHBand="0" w:noVBand="0"/>
        </w:tblPrEx>
        <w:tc>
          <w:tcPr>
            <w:tcW w:w="2160" w:type="dxa"/>
          </w:tcPr>
          <w:p w14:paraId="000C6D66" w14:textId="77777777" w:rsidR="00676021" w:rsidRDefault="00676021" w:rsidP="00676021">
            <w:pPr>
              <w:pStyle w:val="UNIFY-BodyTextTable"/>
            </w:pPr>
            <w:r>
              <w:t>Robert Swain</w:t>
            </w:r>
          </w:p>
        </w:tc>
        <w:tc>
          <w:tcPr>
            <w:tcW w:w="3600" w:type="dxa"/>
          </w:tcPr>
          <w:p w14:paraId="77CD9826" w14:textId="77777777" w:rsidR="00676021" w:rsidRDefault="00676021" w:rsidP="00676021">
            <w:pPr>
              <w:pStyle w:val="UNIFY-BodyTextTable"/>
            </w:pPr>
            <w:r>
              <w:t>DBB Catholic Schools Office</w:t>
            </w:r>
          </w:p>
        </w:tc>
        <w:tc>
          <w:tcPr>
            <w:tcW w:w="3360" w:type="dxa"/>
          </w:tcPr>
          <w:p w14:paraId="2552EF8E" w14:textId="77777777" w:rsidR="00676021" w:rsidRPr="004A33D4" w:rsidRDefault="0027211A" w:rsidP="00676021">
            <w:pPr>
              <w:pStyle w:val="UNIFY-BodyTextTable"/>
            </w:pPr>
            <w:r>
              <w:t xml:space="preserve">ICLT </w:t>
            </w:r>
            <w:r w:rsidRPr="00F71B7D">
              <w:t>Server Systems Engineer</w:t>
            </w:r>
          </w:p>
        </w:tc>
      </w:tr>
    </w:tbl>
    <w:p w14:paraId="5E9866AF" w14:textId="77777777" w:rsidR="00676021" w:rsidRPr="008B5A2E" w:rsidRDefault="00676021" w:rsidP="00676021"/>
    <w:p w14:paraId="17A83ECA" w14:textId="77777777" w:rsidR="00676021" w:rsidRPr="008B5A2E" w:rsidRDefault="00676021" w:rsidP="00676021"/>
    <w:p w14:paraId="2C7D7E7C" w14:textId="77777777" w:rsidR="00676021" w:rsidRPr="00805479" w:rsidRDefault="00676021" w:rsidP="00676021"/>
    <w:p w14:paraId="656A303D" w14:textId="77777777" w:rsidR="00676021" w:rsidRPr="008B5A2E" w:rsidRDefault="00676021" w:rsidP="00676021">
      <w:pPr>
        <w:pStyle w:val="TOCHeading"/>
      </w:pPr>
    </w:p>
    <w:p w14:paraId="35C98228" w14:textId="77777777" w:rsidR="00676021" w:rsidRPr="008B5A2E" w:rsidRDefault="00676021" w:rsidP="00676021">
      <w:pPr>
        <w:pStyle w:val="TOCHeading"/>
      </w:pPr>
      <w:r w:rsidRPr="008B5A2E">
        <w:br w:type="page"/>
      </w:r>
      <w:r w:rsidRPr="008B5A2E">
        <w:lastRenderedPageBreak/>
        <w:t>Table of Contents</w:t>
      </w:r>
    </w:p>
    <w:p w14:paraId="0E9304E3" w14:textId="77777777" w:rsidR="00625365" w:rsidRDefault="00676021">
      <w:pPr>
        <w:pStyle w:val="TOC1"/>
        <w:tabs>
          <w:tab w:val="right" w:leader="dot" w:pos="9350"/>
        </w:tabs>
        <w:rPr>
          <w:noProof/>
        </w:rPr>
      </w:pPr>
      <w:r w:rsidRPr="008B5A2E">
        <w:rPr>
          <w:rFonts w:ascii="Calibri" w:hAnsi="Calibri"/>
          <w:b/>
          <w:smallCaps/>
          <w:sz w:val="28"/>
          <w:szCs w:val="28"/>
        </w:rPr>
        <w:fldChar w:fldCharType="begin"/>
      </w:r>
      <w:r w:rsidRPr="008B5A2E">
        <w:rPr>
          <w:sz w:val="28"/>
          <w:szCs w:val="28"/>
        </w:rPr>
        <w:instrText xml:space="preserve"> TOC \o "1-3" \h \z \u </w:instrText>
      </w:r>
      <w:r w:rsidRPr="008B5A2E">
        <w:rPr>
          <w:rFonts w:ascii="Calibri" w:hAnsi="Calibri"/>
          <w:b/>
          <w:smallCaps/>
          <w:sz w:val="28"/>
          <w:szCs w:val="28"/>
        </w:rPr>
        <w:fldChar w:fldCharType="separate"/>
      </w:r>
      <w:hyperlink w:anchor="_Toc438560864" w:history="1">
        <w:r w:rsidR="00625365" w:rsidRPr="00905244">
          <w:rPr>
            <w:rStyle w:val="Hyperlink"/>
            <w:noProof/>
          </w:rPr>
          <w:t>Introduction</w:t>
        </w:r>
        <w:r w:rsidR="00625365">
          <w:rPr>
            <w:noProof/>
            <w:webHidden/>
          </w:rPr>
          <w:tab/>
        </w:r>
        <w:r w:rsidR="00625365">
          <w:rPr>
            <w:noProof/>
            <w:webHidden/>
          </w:rPr>
          <w:fldChar w:fldCharType="begin"/>
        </w:r>
        <w:r w:rsidR="00625365">
          <w:rPr>
            <w:noProof/>
            <w:webHidden/>
          </w:rPr>
          <w:instrText xml:space="preserve"> PAGEREF _Toc438560864 \h </w:instrText>
        </w:r>
        <w:r w:rsidR="00625365">
          <w:rPr>
            <w:noProof/>
            <w:webHidden/>
          </w:rPr>
        </w:r>
        <w:r w:rsidR="00625365">
          <w:rPr>
            <w:noProof/>
            <w:webHidden/>
          </w:rPr>
          <w:fldChar w:fldCharType="separate"/>
        </w:r>
        <w:r w:rsidR="00625365">
          <w:rPr>
            <w:noProof/>
            <w:webHidden/>
          </w:rPr>
          <w:t>5</w:t>
        </w:r>
        <w:r w:rsidR="00625365">
          <w:rPr>
            <w:noProof/>
            <w:webHidden/>
          </w:rPr>
          <w:fldChar w:fldCharType="end"/>
        </w:r>
      </w:hyperlink>
    </w:p>
    <w:p w14:paraId="392F2F77" w14:textId="77777777" w:rsidR="00625365" w:rsidRDefault="00625365">
      <w:pPr>
        <w:pStyle w:val="TOC2"/>
        <w:tabs>
          <w:tab w:val="right" w:leader="dot" w:pos="9350"/>
        </w:tabs>
        <w:rPr>
          <w:noProof/>
        </w:rPr>
      </w:pPr>
      <w:hyperlink w:anchor="_Toc438560865" w:history="1">
        <w:r w:rsidRPr="00905244">
          <w:rPr>
            <w:rStyle w:val="Hyperlink"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_Toc438560865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23CA824" w14:textId="77777777" w:rsidR="00625365" w:rsidRDefault="00625365">
      <w:pPr>
        <w:pStyle w:val="TOC2"/>
        <w:tabs>
          <w:tab w:val="right" w:leader="dot" w:pos="9350"/>
        </w:tabs>
        <w:rPr>
          <w:noProof/>
        </w:rPr>
      </w:pPr>
      <w:hyperlink w:anchor="_Toc438560866" w:history="1">
        <w:r w:rsidRPr="00905244">
          <w:rPr>
            <w:rStyle w:val="Hyperlink"/>
            <w:noProof/>
          </w:rPr>
          <w:t>Scope/Topology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_Toc438560866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C0B6AF5" w14:textId="77777777" w:rsidR="00625365" w:rsidRDefault="00625365">
      <w:pPr>
        <w:pStyle w:val="TOC2"/>
        <w:tabs>
          <w:tab w:val="right" w:leader="dot" w:pos="9350"/>
        </w:tabs>
        <w:rPr>
          <w:noProof/>
        </w:rPr>
      </w:pPr>
      <w:hyperlink w:anchor="_Toc438560867" w:history="1">
        <w:r w:rsidRPr="00905244">
          <w:rPr>
            <w:rStyle w:val="Hyperlink"/>
            <w:noProof/>
          </w:rPr>
          <w:t>Audience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_Toc438560867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D1318D6" w14:textId="77777777" w:rsidR="00625365" w:rsidRDefault="00625365">
      <w:pPr>
        <w:pStyle w:val="TOC2"/>
        <w:tabs>
          <w:tab w:val="right" w:leader="dot" w:pos="9350"/>
        </w:tabs>
        <w:rPr>
          <w:noProof/>
        </w:rPr>
      </w:pPr>
      <w:hyperlink w:anchor="_Toc438560868" w:history="1">
        <w:r w:rsidRPr="00905244">
          <w:rPr>
            <w:rStyle w:val="Hyperlink"/>
            <w:noProof/>
          </w:rPr>
          <w:t>Assumptions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_Toc438560868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0ACAFCC" w14:textId="77777777" w:rsidR="00625365" w:rsidRDefault="00625365">
      <w:pPr>
        <w:pStyle w:val="TOC2"/>
        <w:tabs>
          <w:tab w:val="right" w:leader="dot" w:pos="9350"/>
        </w:tabs>
        <w:rPr>
          <w:noProof/>
        </w:rPr>
      </w:pPr>
      <w:hyperlink w:anchor="_Toc438560869" w:history="1">
        <w:r w:rsidRPr="00905244">
          <w:rPr>
            <w:rStyle w:val="Hyperlink"/>
            <w:noProof/>
          </w:rPr>
          <w:t>Documentation 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_Toc438560869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BE0E7DF" w14:textId="77777777" w:rsidR="00625365" w:rsidRDefault="00625365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438560870" w:history="1">
        <w:r w:rsidRPr="00905244">
          <w:rPr>
            <w:rStyle w:val="Hyperlink"/>
            <w:noProof/>
          </w:rPr>
          <w:t>1</w:t>
        </w:r>
        <w:r>
          <w:rPr>
            <w:noProof/>
          </w:rPr>
          <w:tab/>
        </w:r>
        <w:r w:rsidRPr="00905244">
          <w:rPr>
            <w:rStyle w:val="Hyperlink"/>
            <w:noProof/>
          </w:rPr>
          <w:t>Hardware and Software 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_Toc438560870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E2C29C9" w14:textId="77777777" w:rsidR="00625365" w:rsidRDefault="00625365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438560871" w:history="1">
        <w:r w:rsidRPr="00905244">
          <w:rPr>
            <w:rStyle w:val="Hyperlink"/>
            <w:rFonts w:ascii="Calibri" w:hAnsi="Calibri"/>
            <w:noProof/>
          </w:rPr>
          <w:t>1.1</w:t>
        </w:r>
        <w:r>
          <w:rPr>
            <w:noProof/>
          </w:rPr>
          <w:tab/>
        </w:r>
        <w:r w:rsidRPr="00905244">
          <w:rPr>
            <w:rStyle w:val="Hyperlink"/>
            <w:noProof/>
          </w:rPr>
          <w:t>Server Virtualisation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_Toc438560871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F4BBA58" w14:textId="77777777" w:rsidR="00625365" w:rsidRDefault="00625365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438560872" w:history="1">
        <w:r w:rsidRPr="00905244">
          <w:rPr>
            <w:rStyle w:val="Hyperlink"/>
            <w:rFonts w:ascii="Calibri" w:hAnsi="Calibri"/>
            <w:noProof/>
          </w:rPr>
          <w:t>1.2</w:t>
        </w:r>
        <w:r>
          <w:rPr>
            <w:noProof/>
          </w:rPr>
          <w:tab/>
        </w:r>
        <w:r w:rsidRPr="00905244">
          <w:rPr>
            <w:rStyle w:val="Hyperlink"/>
            <w:noProof/>
          </w:rPr>
          <w:t>VIS Server – Hardware 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_Toc438560872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7388FE5" w14:textId="77777777" w:rsidR="00625365" w:rsidRDefault="00625365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438560873" w:history="1">
        <w:r w:rsidRPr="00905244">
          <w:rPr>
            <w:rStyle w:val="Hyperlink"/>
            <w:rFonts w:ascii="Calibri" w:hAnsi="Calibri"/>
            <w:noProof/>
          </w:rPr>
          <w:t>1.3</w:t>
        </w:r>
        <w:r>
          <w:rPr>
            <w:noProof/>
          </w:rPr>
          <w:tab/>
        </w:r>
        <w:r w:rsidRPr="00905244">
          <w:rPr>
            <w:rStyle w:val="Hyperlink"/>
            <w:noProof/>
          </w:rPr>
          <w:t>VIS Server – Software 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_Toc438560873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FF51A6F" w14:textId="77777777" w:rsidR="00625365" w:rsidRDefault="00625365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438560874" w:history="1">
        <w:r w:rsidRPr="00905244">
          <w:rPr>
            <w:rStyle w:val="Hyperlink"/>
            <w:noProof/>
          </w:rPr>
          <w:t>2</w:t>
        </w:r>
        <w:r>
          <w:rPr>
            <w:noProof/>
          </w:rPr>
          <w:tab/>
        </w:r>
        <w:r w:rsidRPr="00905244">
          <w:rPr>
            <w:rStyle w:val="Hyperlink"/>
            <w:noProof/>
          </w:rPr>
          <w:t>Glossary of Terms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_Toc438560874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903F0C9" w14:textId="77777777" w:rsidR="00625365" w:rsidRDefault="00625365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438560875" w:history="1">
        <w:r w:rsidRPr="00905244">
          <w:rPr>
            <w:rStyle w:val="Hyperlink"/>
            <w:noProof/>
          </w:rPr>
          <w:t>3</w:t>
        </w:r>
        <w:r>
          <w:rPr>
            <w:noProof/>
          </w:rPr>
          <w:tab/>
        </w:r>
        <w:r w:rsidRPr="00905244">
          <w:rPr>
            <w:rStyle w:val="Hyperlink"/>
            <w:noProof/>
          </w:rPr>
          <w:t>System 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_Toc438560875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7392E67" w14:textId="77777777" w:rsidR="00625365" w:rsidRDefault="00625365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438560876" w:history="1">
        <w:r w:rsidRPr="00905244">
          <w:rPr>
            <w:rStyle w:val="Hyperlink"/>
            <w:rFonts w:ascii="Calibri" w:hAnsi="Calibri"/>
            <w:noProof/>
          </w:rPr>
          <w:t>3.1</w:t>
        </w:r>
        <w:r>
          <w:rPr>
            <w:noProof/>
          </w:rPr>
          <w:tab/>
        </w:r>
        <w:r w:rsidRPr="00905244">
          <w:rPr>
            <w:rStyle w:val="Hyperlink"/>
            <w:noProof/>
          </w:rPr>
          <w:t>VIS  Server System 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_Toc438560876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7B60807" w14:textId="77777777" w:rsidR="00625365" w:rsidRDefault="00625365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438560877" w:history="1">
        <w:r w:rsidRPr="00905244">
          <w:rPr>
            <w:rStyle w:val="Hyperlink"/>
            <w:noProof/>
          </w:rPr>
          <w:t>4</w:t>
        </w:r>
        <w:r>
          <w:rPr>
            <w:noProof/>
          </w:rPr>
          <w:tab/>
        </w:r>
        <w:r w:rsidRPr="00905244">
          <w:rPr>
            <w:rStyle w:val="Hyperlink"/>
            <w:noProof/>
          </w:rPr>
          <w:t>Domain Account 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_Toc438560877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D5EA985" w14:textId="77777777" w:rsidR="00625365" w:rsidRDefault="00625365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438560878" w:history="1">
        <w:r w:rsidRPr="00905244">
          <w:rPr>
            <w:rStyle w:val="Hyperlink"/>
            <w:rFonts w:ascii="Calibri" w:hAnsi="Calibri"/>
            <w:noProof/>
          </w:rPr>
          <w:t>4.1</w:t>
        </w:r>
        <w:r>
          <w:rPr>
            <w:noProof/>
          </w:rPr>
          <w:tab/>
        </w:r>
        <w:r w:rsidRPr="00905244">
          <w:rPr>
            <w:rStyle w:val="Hyperlink"/>
            <w:noProof/>
          </w:rPr>
          <w:t>User Accounts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_Toc438560878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39A16E6" w14:textId="77777777" w:rsidR="00625365" w:rsidRDefault="00625365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438560879" w:history="1">
        <w:r w:rsidRPr="00905244">
          <w:rPr>
            <w:rStyle w:val="Hyperlink"/>
            <w:rFonts w:ascii="Calibri" w:hAnsi="Calibri"/>
            <w:noProof/>
          </w:rPr>
          <w:t>4.2</w:t>
        </w:r>
        <w:r>
          <w:rPr>
            <w:noProof/>
          </w:rPr>
          <w:tab/>
        </w:r>
        <w:r w:rsidRPr="00905244">
          <w:rPr>
            <w:rStyle w:val="Hyperlink"/>
            <w:noProof/>
          </w:rPr>
          <w:t>Service Accounts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_Toc438560879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96D6F9C" w14:textId="77777777" w:rsidR="00625365" w:rsidRDefault="00625365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438560880" w:history="1">
        <w:r w:rsidRPr="00905244">
          <w:rPr>
            <w:rStyle w:val="Hyperlink"/>
            <w:rFonts w:ascii="Calibri" w:hAnsi="Calibri"/>
            <w:noProof/>
          </w:rPr>
          <w:t>4.3</w:t>
        </w:r>
        <w:r>
          <w:rPr>
            <w:noProof/>
          </w:rPr>
          <w:tab/>
        </w:r>
        <w:r w:rsidRPr="00905244">
          <w:rPr>
            <w:rStyle w:val="Hyperlink"/>
            <w:noProof/>
          </w:rPr>
          <w:t>Group Accounts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_Toc438560880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65FAFD3" w14:textId="77777777" w:rsidR="00625365" w:rsidRDefault="00625365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438560882" w:history="1">
        <w:r w:rsidRPr="00905244">
          <w:rPr>
            <w:rStyle w:val="Hyperlink"/>
            <w:rFonts w:ascii="Calibri" w:hAnsi="Calibri"/>
            <w:noProof/>
          </w:rPr>
          <w:t>4.3.1</w:t>
        </w:r>
        <w:r>
          <w:rPr>
            <w:noProof/>
          </w:rPr>
          <w:tab/>
        </w:r>
        <w:r w:rsidRPr="00905244">
          <w:rPr>
            <w:rStyle w:val="Hyperlink"/>
            <w:noProof/>
          </w:rPr>
          <w:t>VIS Role Authorization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_Toc438560882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FE9311B" w14:textId="77777777" w:rsidR="00625365" w:rsidRDefault="00625365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438560883" w:history="1">
        <w:r w:rsidRPr="00905244">
          <w:rPr>
            <w:rStyle w:val="Hyperlink"/>
            <w:rFonts w:ascii="Calibri" w:hAnsi="Calibri"/>
            <w:noProof/>
          </w:rPr>
          <w:t>4.3.2</w:t>
        </w:r>
        <w:r>
          <w:rPr>
            <w:noProof/>
          </w:rPr>
          <w:tab/>
        </w:r>
        <w:r w:rsidRPr="00905244">
          <w:rPr>
            <w:rStyle w:val="Hyperlink"/>
            <w:noProof/>
          </w:rPr>
          <w:t>VIS Admins 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_Toc438560883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00DB199" w14:textId="77777777" w:rsidR="00625365" w:rsidRDefault="00625365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438560884" w:history="1">
        <w:r w:rsidRPr="00905244">
          <w:rPr>
            <w:rStyle w:val="Hyperlink"/>
            <w:rFonts w:ascii="Calibri" w:hAnsi="Calibri"/>
            <w:noProof/>
          </w:rPr>
          <w:t>4.3.3</w:t>
        </w:r>
        <w:r>
          <w:rPr>
            <w:noProof/>
          </w:rPr>
          <w:tab/>
        </w:r>
        <w:r w:rsidRPr="00905244">
          <w:rPr>
            <w:rStyle w:val="Hyperlink"/>
            <w:noProof/>
          </w:rPr>
          <w:t>VIS Readers 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_Toc438560884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8631DC9" w14:textId="77777777" w:rsidR="00625365" w:rsidRDefault="00625365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438560885" w:history="1">
        <w:r w:rsidRPr="00905244">
          <w:rPr>
            <w:rStyle w:val="Hyperlink"/>
            <w:noProof/>
          </w:rPr>
          <w:t>5</w:t>
        </w:r>
        <w:r>
          <w:rPr>
            <w:noProof/>
          </w:rPr>
          <w:tab/>
        </w:r>
        <w:r w:rsidRPr="00905244">
          <w:rPr>
            <w:rStyle w:val="Hyperlink"/>
            <w:noProof/>
          </w:rPr>
          <w:t>Installation Prerequisites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_Toc438560885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D7A94BE" w14:textId="77777777" w:rsidR="00625365" w:rsidRDefault="00625365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438560886" w:history="1">
        <w:r w:rsidRPr="00905244">
          <w:rPr>
            <w:rStyle w:val="Hyperlink"/>
            <w:rFonts w:ascii="Calibri" w:hAnsi="Calibri"/>
            <w:noProof/>
          </w:rPr>
          <w:t>5.1</w:t>
        </w:r>
        <w:r>
          <w:rPr>
            <w:noProof/>
          </w:rPr>
          <w:tab/>
        </w:r>
        <w:r w:rsidRPr="00905244">
          <w:rPr>
            <w:rStyle w:val="Hyperlink"/>
            <w:noProof/>
          </w:rPr>
          <w:t>Install the ADLDS 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_Toc438560886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2A90601" w14:textId="77777777" w:rsidR="00625365" w:rsidRDefault="00625365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438560887" w:history="1">
        <w:r w:rsidRPr="00905244">
          <w:rPr>
            <w:rStyle w:val="Hyperlink"/>
            <w:rFonts w:ascii="Calibri" w:hAnsi="Calibri"/>
            <w:noProof/>
          </w:rPr>
          <w:t>5.2</w:t>
        </w:r>
        <w:r>
          <w:rPr>
            <w:noProof/>
          </w:rPr>
          <w:tab/>
        </w:r>
        <w:r w:rsidRPr="00905244">
          <w:rPr>
            <w:rStyle w:val="Hyperlink"/>
            <w:noProof/>
          </w:rPr>
          <w:t>Uninstall existing CSODBB ADLDS instance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_Toc438560887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9582B0E" w14:textId="77777777" w:rsidR="00625365" w:rsidRDefault="00625365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438560888" w:history="1">
        <w:r w:rsidRPr="00905244">
          <w:rPr>
            <w:rStyle w:val="Hyperlink"/>
            <w:noProof/>
          </w:rPr>
          <w:t>6</w:t>
        </w:r>
        <w:r>
          <w:rPr>
            <w:noProof/>
          </w:rPr>
          <w:tab/>
        </w:r>
        <w:r w:rsidRPr="00905244">
          <w:rPr>
            <w:rStyle w:val="Hyperlink"/>
            <w:noProof/>
          </w:rPr>
          <w:t>Install the CSODBB ADLDS instance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_Toc438560888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67897FE" w14:textId="77777777" w:rsidR="00625365" w:rsidRDefault="00625365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438560889" w:history="1">
        <w:r w:rsidRPr="00905244">
          <w:rPr>
            <w:rStyle w:val="Hyperlink"/>
            <w:rFonts w:ascii="Calibri" w:hAnsi="Calibri"/>
            <w:noProof/>
          </w:rPr>
          <w:t>6.1</w:t>
        </w:r>
        <w:r>
          <w:rPr>
            <w:noProof/>
          </w:rPr>
          <w:tab/>
        </w:r>
        <w:r w:rsidRPr="00905244">
          <w:rPr>
            <w:rStyle w:val="Hyperlink"/>
            <w:noProof/>
          </w:rPr>
          <w:t>Extend the ADLDS schema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_Toc438560889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B6BD84B" w14:textId="77777777" w:rsidR="00625365" w:rsidRDefault="00625365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438560890" w:history="1">
        <w:r w:rsidRPr="00905244">
          <w:rPr>
            <w:rStyle w:val="Hyperlink"/>
            <w:rFonts w:ascii="Calibri" w:hAnsi="Calibri"/>
            <w:noProof/>
          </w:rPr>
          <w:t>6.2</w:t>
        </w:r>
        <w:r>
          <w:rPr>
            <w:noProof/>
          </w:rPr>
          <w:tab/>
        </w:r>
        <w:r w:rsidRPr="00905244">
          <w:rPr>
            <w:rStyle w:val="Hyperlink"/>
            <w:noProof/>
          </w:rPr>
          <w:t>Validate the ADLDS schema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_Toc438560890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3559A1A" w14:textId="77777777" w:rsidR="00625365" w:rsidRDefault="00625365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438560891" w:history="1">
        <w:r w:rsidRPr="00905244">
          <w:rPr>
            <w:rStyle w:val="Hyperlink"/>
            <w:noProof/>
          </w:rPr>
          <w:t>7</w:t>
        </w:r>
        <w:r>
          <w:rPr>
            <w:noProof/>
          </w:rPr>
          <w:tab/>
        </w:r>
        <w:r w:rsidRPr="00905244">
          <w:rPr>
            <w:rStyle w:val="Hyperlink"/>
            <w:noProof/>
          </w:rPr>
          <w:t>Install VIS version 3.4.173.0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_Toc438560891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6059DCE" w14:textId="77777777" w:rsidR="00625365" w:rsidRDefault="00625365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438560892" w:history="1">
        <w:r w:rsidRPr="00905244">
          <w:rPr>
            <w:rStyle w:val="Hyperlink"/>
            <w:rFonts w:ascii="Calibri" w:hAnsi="Calibri"/>
            <w:noProof/>
          </w:rPr>
          <w:t>7.1</w:t>
        </w:r>
        <w:r>
          <w:rPr>
            <w:noProof/>
          </w:rPr>
          <w:tab/>
        </w:r>
        <w:r w:rsidRPr="00905244">
          <w:rPr>
            <w:rStyle w:val="Hyperlink"/>
            <w:noProof/>
          </w:rPr>
          <w:t>Apply patch VIS 3.4.183.0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_Toc438560892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083B0D1" w14:textId="77777777" w:rsidR="00625365" w:rsidRDefault="00625365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438560893" w:history="1">
        <w:r w:rsidRPr="00905244">
          <w:rPr>
            <w:rStyle w:val="Hyperlink"/>
            <w:noProof/>
          </w:rPr>
          <w:t>8</w:t>
        </w:r>
        <w:r>
          <w:rPr>
            <w:noProof/>
          </w:rPr>
          <w:tab/>
        </w:r>
        <w:r w:rsidRPr="00905244">
          <w:rPr>
            <w:rStyle w:val="Hyperlink"/>
            <w:noProof/>
          </w:rPr>
          <w:t>Configure VIS Initial Instance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_Toc438560893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723189F" w14:textId="77777777" w:rsidR="00625365" w:rsidRDefault="00625365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438560894" w:history="1">
        <w:r w:rsidRPr="00905244">
          <w:rPr>
            <w:rStyle w:val="Hyperlink"/>
            <w:rFonts w:ascii="Calibri" w:hAnsi="Calibri"/>
            <w:noProof/>
          </w:rPr>
          <w:t>8.1</w:t>
        </w:r>
        <w:r>
          <w:rPr>
            <w:noProof/>
          </w:rPr>
          <w:tab/>
        </w:r>
        <w:r w:rsidRPr="00905244">
          <w:rPr>
            <w:rStyle w:val="Hyperlink"/>
            <w:noProof/>
          </w:rPr>
          <w:t>Perform first time config: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_Toc438560894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3874454F" w14:textId="77777777" w:rsidR="00625365" w:rsidRDefault="00625365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438560895" w:history="1">
        <w:r w:rsidRPr="00905244">
          <w:rPr>
            <w:rStyle w:val="Hyperlink"/>
            <w:rFonts w:ascii="Calibri" w:hAnsi="Calibri"/>
            <w:noProof/>
          </w:rPr>
          <w:t>8.2</w:t>
        </w:r>
        <w:r>
          <w:rPr>
            <w:noProof/>
          </w:rPr>
          <w:tab/>
        </w:r>
        <w:r w:rsidRPr="00905244">
          <w:rPr>
            <w:rStyle w:val="Hyperlink"/>
            <w:noProof/>
          </w:rPr>
          <w:t>Validate VIS installation via LDAP Manager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_Toc438560895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5F93AE5B" w14:textId="77777777" w:rsidR="00625365" w:rsidRDefault="00625365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438560896" w:history="1">
        <w:r w:rsidRPr="00905244">
          <w:rPr>
            <w:rStyle w:val="Hyperlink"/>
            <w:noProof/>
          </w:rPr>
          <w:t>9</w:t>
        </w:r>
        <w:r>
          <w:rPr>
            <w:noProof/>
          </w:rPr>
          <w:tab/>
        </w:r>
        <w:r w:rsidRPr="00905244">
          <w:rPr>
            <w:rStyle w:val="Hyperlink"/>
            <w:noProof/>
          </w:rPr>
          <w:t>Deploy the VIS configuration developed in the lab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_Toc438560896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3F94BDEA" w14:textId="77777777" w:rsidR="00625365" w:rsidRDefault="00625365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438560897" w:history="1">
        <w:r w:rsidRPr="00905244">
          <w:rPr>
            <w:rStyle w:val="Hyperlink"/>
            <w:rFonts w:ascii="Calibri" w:hAnsi="Calibri"/>
            <w:noProof/>
          </w:rPr>
          <w:t>9.1</w:t>
        </w:r>
        <w:r>
          <w:rPr>
            <w:noProof/>
          </w:rPr>
          <w:tab/>
        </w:r>
        <w:r w:rsidRPr="00905244">
          <w:rPr>
            <w:rStyle w:val="Hyperlink"/>
            <w:noProof/>
          </w:rPr>
          <w:t>Validate the deployment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_Toc438560897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48468037" w14:textId="77777777" w:rsidR="00625365" w:rsidRDefault="00625365">
      <w:pPr>
        <w:pStyle w:val="TOC1"/>
        <w:tabs>
          <w:tab w:val="right" w:leader="dot" w:pos="9350"/>
        </w:tabs>
        <w:rPr>
          <w:noProof/>
        </w:rPr>
      </w:pPr>
      <w:hyperlink w:anchor="_Toc438560898" w:history="1">
        <w:r w:rsidRPr="00905244">
          <w:rPr>
            <w:rStyle w:val="Hyperlink"/>
            <w:noProof/>
          </w:rPr>
          <w:t>Appendix A: Generated VISConfig.html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_Toc438560898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53B19F63" w14:textId="77777777" w:rsidR="00676021" w:rsidRPr="008B5A2E" w:rsidRDefault="00676021" w:rsidP="00676021">
      <w:pPr>
        <w:pStyle w:val="BodyText-Level1"/>
      </w:pPr>
      <w:r w:rsidRPr="008B5A2E">
        <w:fldChar w:fldCharType="end"/>
      </w:r>
    </w:p>
    <w:p w14:paraId="603C77E6" w14:textId="77777777" w:rsidR="00676021" w:rsidRPr="008B5A2E" w:rsidRDefault="00676021" w:rsidP="00676021">
      <w:pPr>
        <w:pStyle w:val="BodyText-Level1"/>
      </w:pPr>
    </w:p>
    <w:p w14:paraId="0AD091B8" w14:textId="77777777" w:rsidR="00676021" w:rsidRPr="008B5A2E" w:rsidRDefault="00676021" w:rsidP="00676021">
      <w:r w:rsidRPr="008B5A2E">
        <w:br w:type="page"/>
      </w:r>
    </w:p>
    <w:p w14:paraId="7E72E72D" w14:textId="77777777" w:rsidR="0027211A" w:rsidRPr="008B5A2E" w:rsidRDefault="0027211A" w:rsidP="0027211A">
      <w:pPr>
        <w:pStyle w:val="StyleHeading"/>
      </w:pPr>
      <w:bookmarkStart w:id="1" w:name="_Toc322597883"/>
      <w:bookmarkStart w:id="2" w:name="_Toc438560864"/>
      <w:r w:rsidRPr="008B5A2E">
        <w:lastRenderedPageBreak/>
        <w:t>Introduction</w:t>
      </w:r>
      <w:bookmarkEnd w:id="1"/>
      <w:bookmarkEnd w:id="2"/>
    </w:p>
    <w:p w14:paraId="191BB76A" w14:textId="77777777" w:rsidR="0027211A" w:rsidRPr="008B5A2E" w:rsidRDefault="0027211A" w:rsidP="0027211A">
      <w:pPr>
        <w:pStyle w:val="StyleHeading2"/>
      </w:pPr>
      <w:bookmarkStart w:id="3" w:name="_Toc322597884"/>
      <w:bookmarkStart w:id="4" w:name="_Toc438560865"/>
      <w:r w:rsidRPr="008B5A2E">
        <w:t>Introduction</w:t>
      </w:r>
      <w:bookmarkEnd w:id="3"/>
      <w:bookmarkEnd w:id="4"/>
    </w:p>
    <w:p w14:paraId="57581FF8" w14:textId="77777777" w:rsidR="0019548B" w:rsidRDefault="0019548B" w:rsidP="0027211A">
      <w:pPr>
        <w:rPr>
          <w:rFonts w:ascii="Calibri" w:hAnsi="Calibri"/>
        </w:rPr>
      </w:pPr>
      <w:r>
        <w:rPr>
          <w:rFonts w:ascii="Calibri" w:hAnsi="Calibri"/>
        </w:rPr>
        <w:t xml:space="preserve">An initiative undertaken by </w:t>
      </w:r>
      <w:proofErr w:type="spellStart"/>
      <w:r>
        <w:rPr>
          <w:rFonts w:ascii="Calibri" w:hAnsi="Calibri"/>
        </w:rPr>
        <w:t>CENet</w:t>
      </w:r>
      <w:proofErr w:type="spellEnd"/>
      <w:r>
        <w:rPr>
          <w:rFonts w:ascii="Calibri" w:hAnsi="Calibri"/>
        </w:rPr>
        <w:t xml:space="preserve"> (directory services provider to Catholic Education across Australia, including CSODBB) required that all dioceses extend their Novell Identity Management interface to the DBB.LOCAL Active Directory forest to provide 2 additional user account attributes, namely:</w:t>
      </w:r>
    </w:p>
    <w:p w14:paraId="6ACF4B5A" w14:textId="77777777" w:rsidR="0019548B" w:rsidRDefault="0019548B" w:rsidP="0019548B">
      <w:pPr>
        <w:pStyle w:val="ListParagraph"/>
        <w:numPr>
          <w:ilvl w:val="0"/>
          <w:numId w:val="15"/>
        </w:numPr>
        <w:rPr>
          <w:lang w:val="en"/>
        </w:rPr>
      </w:pPr>
      <w:r>
        <w:rPr>
          <w:lang w:val="en"/>
        </w:rPr>
        <w:t>Sex</w:t>
      </w:r>
    </w:p>
    <w:p w14:paraId="2D8AA8DE" w14:textId="77777777" w:rsidR="0019548B" w:rsidRDefault="0019548B" w:rsidP="0019548B">
      <w:pPr>
        <w:pStyle w:val="ListParagraph"/>
        <w:numPr>
          <w:ilvl w:val="0"/>
          <w:numId w:val="15"/>
        </w:numPr>
        <w:rPr>
          <w:lang w:val="en"/>
        </w:rPr>
      </w:pPr>
      <w:r>
        <w:rPr>
          <w:lang w:val="en"/>
        </w:rPr>
        <w:t>DOB</w:t>
      </w:r>
      <w:bookmarkStart w:id="5" w:name="_GoBack"/>
      <w:bookmarkEnd w:id="5"/>
    </w:p>
    <w:p w14:paraId="3B7D1927" w14:textId="77777777" w:rsidR="0019548B" w:rsidRDefault="0019548B" w:rsidP="0027211A">
      <w:pPr>
        <w:rPr>
          <w:rFonts w:ascii="Calibri" w:hAnsi="Calibri"/>
        </w:rPr>
      </w:pPr>
      <w:r>
        <w:rPr>
          <w:rFonts w:ascii="Calibri" w:hAnsi="Calibri"/>
        </w:rPr>
        <w:t>This was problematic for CSODBB for the following reasons:</w:t>
      </w:r>
    </w:p>
    <w:p w14:paraId="493AB21A" w14:textId="77777777" w:rsidR="0019548B" w:rsidRDefault="0019548B" w:rsidP="0019548B">
      <w:pPr>
        <w:pStyle w:val="ListParagraph"/>
        <w:numPr>
          <w:ilvl w:val="0"/>
          <w:numId w:val="15"/>
        </w:numPr>
        <w:rPr>
          <w:rFonts w:ascii="Calibri" w:hAnsi="Calibri"/>
        </w:rPr>
      </w:pPr>
      <w:r>
        <w:rPr>
          <w:rFonts w:ascii="Calibri" w:hAnsi="Calibri"/>
        </w:rPr>
        <w:t>Privacy – these two attributes are considered sensitive for CSODBB students and staff, and should not be generally visible to other DBB.LOCAL network users; and</w:t>
      </w:r>
    </w:p>
    <w:p w14:paraId="6BCF6D7A" w14:textId="77777777" w:rsidR="0019548B" w:rsidRPr="0019548B" w:rsidRDefault="0019548B" w:rsidP="0019548B">
      <w:pPr>
        <w:pStyle w:val="ListParagraph"/>
        <w:numPr>
          <w:ilvl w:val="0"/>
          <w:numId w:val="15"/>
        </w:numPr>
        <w:rPr>
          <w:rFonts w:ascii="Calibri" w:hAnsi="Calibri"/>
        </w:rPr>
      </w:pPr>
      <w:r>
        <w:rPr>
          <w:rFonts w:ascii="Calibri" w:hAnsi="Calibri"/>
        </w:rPr>
        <w:t>Extensibility – extending the DBB.LOCAL schema to incorporate new physical attributes was not a preferred option, nor was leveraging any available Exchange “extension” attributes</w:t>
      </w:r>
    </w:p>
    <w:p w14:paraId="0FA7DFF4" w14:textId="77777777" w:rsidR="00567F7F" w:rsidRDefault="00567F7F" w:rsidP="0027211A">
      <w:pPr>
        <w:rPr>
          <w:rFonts w:ascii="Calibri" w:hAnsi="Calibri"/>
        </w:rPr>
      </w:pPr>
      <w:r>
        <w:rPr>
          <w:rFonts w:ascii="Calibri" w:hAnsi="Calibri"/>
        </w:rPr>
        <w:t>An alternative “virtual” strategy was selected based on the use of a virtual directory, thereby avoiding physical schema extensions and also ensuring privacy of the additional data.</w:t>
      </w:r>
    </w:p>
    <w:p w14:paraId="36474638" w14:textId="77777777" w:rsidR="0027211A" w:rsidRDefault="0019548B" w:rsidP="0027211A">
      <w:pPr>
        <w:rPr>
          <w:rFonts w:ascii="Calibri" w:hAnsi="Calibri"/>
        </w:rPr>
      </w:pPr>
      <w:r>
        <w:rPr>
          <w:rFonts w:ascii="Calibri" w:hAnsi="Calibri"/>
        </w:rPr>
        <w:t>As a consequence, t</w:t>
      </w:r>
      <w:r w:rsidR="0027211A" w:rsidRPr="008B5A2E">
        <w:rPr>
          <w:rFonts w:ascii="Calibri" w:hAnsi="Calibri"/>
        </w:rPr>
        <w:t xml:space="preserve">he Diocese of Broken Bay – Catholic Schools Office </w:t>
      </w:r>
      <w:r w:rsidR="0027211A">
        <w:rPr>
          <w:rFonts w:ascii="Calibri" w:hAnsi="Calibri"/>
        </w:rPr>
        <w:t>has extended their</w:t>
      </w:r>
      <w:r>
        <w:rPr>
          <w:rFonts w:ascii="Calibri" w:hAnsi="Calibri"/>
        </w:rPr>
        <w:t xml:space="preserve"> own </w:t>
      </w:r>
      <w:r w:rsidR="0027211A">
        <w:rPr>
          <w:rFonts w:ascii="Calibri" w:hAnsi="Calibri"/>
        </w:rPr>
        <w:t xml:space="preserve">Identity Management platform (based on </w:t>
      </w:r>
      <w:r>
        <w:rPr>
          <w:rFonts w:ascii="Calibri" w:hAnsi="Calibri"/>
        </w:rPr>
        <w:t xml:space="preserve">Microsoft </w:t>
      </w:r>
      <w:r>
        <w:rPr>
          <w:rFonts w:ascii="Calibri" w:hAnsi="Calibri"/>
        </w:rPr>
        <w:t xml:space="preserve">Forefront Identity Manager </w:t>
      </w:r>
      <w:r w:rsidR="0027211A">
        <w:rPr>
          <w:rFonts w:ascii="Calibri" w:hAnsi="Calibri"/>
        </w:rPr>
        <w:t>2010) to include the following additional components:</w:t>
      </w:r>
    </w:p>
    <w:p w14:paraId="675D9D1F" w14:textId="77777777" w:rsidR="0027211A" w:rsidRDefault="0027211A" w:rsidP="0027211A">
      <w:pPr>
        <w:pStyle w:val="ListParagraph"/>
        <w:numPr>
          <w:ilvl w:val="0"/>
          <w:numId w:val="18"/>
        </w:numPr>
        <w:spacing w:after="120"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 xml:space="preserve">Optimal </w:t>
      </w:r>
      <w:proofErr w:type="spellStart"/>
      <w:r>
        <w:rPr>
          <w:rFonts w:ascii="Calibri" w:hAnsi="Calibri"/>
        </w:rPr>
        <w:t>IdM’s</w:t>
      </w:r>
      <w:proofErr w:type="spellEnd"/>
      <w:r>
        <w:rPr>
          <w:rFonts w:ascii="Calibri" w:hAnsi="Calibri"/>
        </w:rPr>
        <w:t xml:space="preserve"> Virtual Identity Server (VIS);</w:t>
      </w:r>
    </w:p>
    <w:p w14:paraId="0D6192BE" w14:textId="77777777" w:rsidR="0027211A" w:rsidRPr="00805479" w:rsidRDefault="0027211A" w:rsidP="0027211A">
      <w:pPr>
        <w:pStyle w:val="ListParagraph"/>
        <w:numPr>
          <w:ilvl w:val="0"/>
          <w:numId w:val="18"/>
        </w:numPr>
        <w:spacing w:after="120"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 xml:space="preserve">Identity Broker 4 (upgraded from version 3 to </w:t>
      </w:r>
      <w:r w:rsidR="0019548B">
        <w:rPr>
          <w:rFonts w:ascii="Calibri" w:hAnsi="Calibri"/>
        </w:rPr>
        <w:t>source</w:t>
      </w:r>
      <w:r>
        <w:rPr>
          <w:rFonts w:ascii="Calibri" w:hAnsi="Calibri"/>
        </w:rPr>
        <w:t xml:space="preserve"> new SAS2IDM and PHRIS user attributes)</w:t>
      </w:r>
      <w:r w:rsidR="0019548B">
        <w:rPr>
          <w:rFonts w:ascii="Calibri" w:hAnsi="Calibri"/>
        </w:rPr>
        <w:t>;</w:t>
      </w:r>
    </w:p>
    <w:p w14:paraId="73474CC0" w14:textId="77777777" w:rsidR="0027211A" w:rsidRPr="00805479" w:rsidRDefault="0027211A" w:rsidP="0027211A">
      <w:pPr>
        <w:pStyle w:val="ListParagraph"/>
        <w:numPr>
          <w:ilvl w:val="0"/>
          <w:numId w:val="18"/>
        </w:numPr>
        <w:spacing w:after="120"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>An instance of Microsoft ADLDS “CSODBB” (master + replica); and</w:t>
      </w:r>
    </w:p>
    <w:p w14:paraId="115857C4" w14:textId="77777777" w:rsidR="0027211A" w:rsidRPr="00805479" w:rsidRDefault="0027211A" w:rsidP="0027211A">
      <w:pPr>
        <w:pStyle w:val="ListParagraph"/>
        <w:numPr>
          <w:ilvl w:val="0"/>
          <w:numId w:val="18"/>
        </w:numPr>
        <w:spacing w:after="120"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>A new FIM 2010 Management agent for CSODBB ADLDS</w:t>
      </w:r>
      <w:r w:rsidR="0019548B">
        <w:rPr>
          <w:rFonts w:ascii="Calibri" w:hAnsi="Calibri"/>
        </w:rPr>
        <w:t>.</w:t>
      </w:r>
    </w:p>
    <w:p w14:paraId="052BB0FB" w14:textId="77777777" w:rsidR="0027211A" w:rsidRDefault="0027211A" w:rsidP="0027211A">
      <w:pPr>
        <w:rPr>
          <w:rFonts w:ascii="Calibri" w:hAnsi="Calibri"/>
        </w:rPr>
      </w:pPr>
      <w:r>
        <w:rPr>
          <w:rFonts w:ascii="Calibri" w:hAnsi="Calibri"/>
        </w:rPr>
        <w:t xml:space="preserve">This document provides a configuration summary of the </w:t>
      </w:r>
      <w:r w:rsidR="0019548B">
        <w:rPr>
          <w:rFonts w:ascii="Calibri" w:hAnsi="Calibri"/>
        </w:rPr>
        <w:t xml:space="preserve">VIS and ADLDS </w:t>
      </w:r>
      <w:r>
        <w:rPr>
          <w:rFonts w:ascii="Calibri" w:hAnsi="Calibri"/>
        </w:rPr>
        <w:t>components “as built” in the production environment.</w:t>
      </w:r>
    </w:p>
    <w:p w14:paraId="78313830" w14:textId="77777777" w:rsidR="0027211A" w:rsidRPr="008B5A2E" w:rsidRDefault="0027211A" w:rsidP="0027211A">
      <w:pPr>
        <w:pStyle w:val="StyleHeading2"/>
      </w:pPr>
      <w:bookmarkStart w:id="6" w:name="_Toc322597885"/>
      <w:bookmarkStart w:id="7" w:name="_Toc438560866"/>
      <w:r w:rsidRPr="008B5A2E">
        <w:t>Scope</w:t>
      </w:r>
      <w:bookmarkEnd w:id="6"/>
      <w:r w:rsidR="0019548B">
        <w:t>/Topology</w:t>
      </w:r>
      <w:bookmarkEnd w:id="7"/>
    </w:p>
    <w:p w14:paraId="134593AF" w14:textId="77777777" w:rsidR="0027211A" w:rsidRDefault="0027211A" w:rsidP="0027211A">
      <w:pPr>
        <w:rPr>
          <w:rFonts w:ascii="Calibri" w:hAnsi="Calibri"/>
        </w:rPr>
      </w:pPr>
      <w:r w:rsidRPr="008B5A2E">
        <w:rPr>
          <w:rFonts w:ascii="Calibri" w:hAnsi="Calibri"/>
        </w:rPr>
        <w:t xml:space="preserve">The scope of this document is to deliver </w:t>
      </w:r>
      <w:r>
        <w:rPr>
          <w:rFonts w:ascii="Calibri" w:hAnsi="Calibri"/>
        </w:rPr>
        <w:t xml:space="preserve">configuration information “as built” in the production environment for the </w:t>
      </w:r>
      <w:r w:rsidR="0019548B">
        <w:rPr>
          <w:rFonts w:ascii="Calibri" w:hAnsi="Calibri"/>
        </w:rPr>
        <w:t>above</w:t>
      </w:r>
      <w:r>
        <w:rPr>
          <w:rFonts w:ascii="Calibri" w:hAnsi="Calibri"/>
        </w:rPr>
        <w:t xml:space="preserve"> components of the </w:t>
      </w:r>
      <w:r w:rsidR="0019548B">
        <w:rPr>
          <w:rFonts w:ascii="Calibri" w:hAnsi="Calibri"/>
        </w:rPr>
        <w:t>CSODBB</w:t>
      </w:r>
      <w:r>
        <w:rPr>
          <w:rFonts w:ascii="Calibri" w:hAnsi="Calibri"/>
        </w:rPr>
        <w:t xml:space="preserve"> identity management solution</w:t>
      </w:r>
      <w:r w:rsidR="0019548B">
        <w:rPr>
          <w:rFonts w:ascii="Calibri" w:hAnsi="Calibri"/>
        </w:rPr>
        <w:t>, specifically VIS and its dependent ADLDS instances.</w:t>
      </w:r>
    </w:p>
    <w:p w14:paraId="6F3F58FE" w14:textId="77777777" w:rsidR="0019548B" w:rsidRDefault="0019548B" w:rsidP="0019548B">
      <w:pPr>
        <w:rPr>
          <w:lang w:val="en"/>
        </w:rPr>
      </w:pPr>
      <w:r>
        <w:rPr>
          <w:lang w:val="en"/>
        </w:rPr>
        <w:t xml:space="preserve">The following diagram shows how VIS is deployed at CSODBB to provide an extended (virtual) user account schema, in particular including </w:t>
      </w:r>
      <w:r>
        <w:rPr>
          <w:lang w:val="en"/>
        </w:rPr>
        <w:t xml:space="preserve">the two </w:t>
      </w:r>
      <w:r>
        <w:rPr>
          <w:lang w:val="en"/>
        </w:rPr>
        <w:t xml:space="preserve">additional attributes required by </w:t>
      </w:r>
      <w:proofErr w:type="spellStart"/>
      <w:r>
        <w:rPr>
          <w:lang w:val="en"/>
        </w:rPr>
        <w:t>CENet</w:t>
      </w:r>
      <w:proofErr w:type="spellEnd"/>
      <w:r>
        <w:rPr>
          <w:lang w:val="en"/>
        </w:rPr>
        <w:t>.</w:t>
      </w:r>
    </w:p>
    <w:p w14:paraId="6C45FFDB" w14:textId="77777777" w:rsidR="0019548B" w:rsidRDefault="0019548B" w:rsidP="0019548B">
      <w:pPr>
        <w:rPr>
          <w:lang w:val="en"/>
        </w:rPr>
      </w:pPr>
      <w:r w:rsidRPr="003B0ACA">
        <w:rPr>
          <w:noProof/>
        </w:rPr>
        <w:lastRenderedPageBreak/>
        <w:drawing>
          <wp:inline distT="0" distB="0" distL="0" distR="0" wp14:anchorId="77359EB6" wp14:editId="5F16A892">
            <wp:extent cx="6569161" cy="4771478"/>
            <wp:effectExtent l="0" t="0" r="3175" b="0"/>
            <wp:docPr id="75" name="Picture 75" descr="C:\Users\BobBradley\OneDrive\CSODBB\VIS\V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obBradley\OneDrive\CSODBB\VIS\VI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056" cy="478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570DD" w14:textId="77777777" w:rsidR="0019548B" w:rsidRDefault="0019548B" w:rsidP="0019548B">
      <w:pPr>
        <w:rPr>
          <w:lang w:val="en"/>
        </w:rPr>
      </w:pPr>
      <w:r>
        <w:rPr>
          <w:lang w:val="en"/>
        </w:rPr>
        <w:t xml:space="preserve">Optimal </w:t>
      </w:r>
      <w:proofErr w:type="spellStart"/>
      <w:r>
        <w:rPr>
          <w:lang w:val="en"/>
        </w:rPr>
        <w:t>IdM’s</w:t>
      </w:r>
      <w:proofErr w:type="spellEnd"/>
      <w:r>
        <w:rPr>
          <w:lang w:val="en"/>
        </w:rPr>
        <w:t xml:space="preserve"> Virtual Identity Server (VIS) is co-hosted with 2 ADLDS instances, both of which are connected via VIS Adapters (VISAs) along with the DBB.LOCAL AD domain itself.</w:t>
      </w:r>
    </w:p>
    <w:p w14:paraId="3877B550" w14:textId="77777777" w:rsidR="0019548B" w:rsidRDefault="0019548B" w:rsidP="0019548B">
      <w:pPr>
        <w:pStyle w:val="ListParagraph"/>
        <w:numPr>
          <w:ilvl w:val="0"/>
          <w:numId w:val="15"/>
        </w:numPr>
        <w:rPr>
          <w:lang w:val="en"/>
        </w:rPr>
      </w:pPr>
      <w:proofErr w:type="spellStart"/>
      <w:r>
        <w:rPr>
          <w:lang w:val="en"/>
        </w:rPr>
        <w:t>VISConfig</w:t>
      </w:r>
      <w:proofErr w:type="spellEnd"/>
      <w:r>
        <w:rPr>
          <w:lang w:val="en"/>
        </w:rPr>
        <w:t xml:space="preserve"> (system VISA)</w:t>
      </w:r>
    </w:p>
    <w:p w14:paraId="63738E89" w14:textId="77777777" w:rsidR="0019548B" w:rsidRDefault="0019548B" w:rsidP="0019548B">
      <w:pPr>
        <w:pStyle w:val="ListParagraph"/>
        <w:numPr>
          <w:ilvl w:val="0"/>
          <w:numId w:val="15"/>
        </w:numPr>
        <w:rPr>
          <w:lang w:val="en"/>
        </w:rPr>
      </w:pPr>
      <w:r>
        <w:rPr>
          <w:lang w:val="en"/>
        </w:rPr>
        <w:t>DBB (Primary VISA)</w:t>
      </w:r>
    </w:p>
    <w:p w14:paraId="632FFAC1" w14:textId="77777777" w:rsidR="0019548B" w:rsidRPr="003B0ACA" w:rsidRDefault="0019548B" w:rsidP="0019548B">
      <w:pPr>
        <w:pStyle w:val="ListParagraph"/>
        <w:numPr>
          <w:ilvl w:val="0"/>
          <w:numId w:val="15"/>
        </w:numPr>
        <w:rPr>
          <w:lang w:val="en"/>
        </w:rPr>
      </w:pPr>
      <w:r>
        <w:rPr>
          <w:lang w:val="en"/>
        </w:rPr>
        <w:t>CSODBB (Secondary “joined” VISA)</w:t>
      </w:r>
    </w:p>
    <w:p w14:paraId="42B3A7EA" w14:textId="77777777" w:rsidR="0027211A" w:rsidRPr="008B5A2E" w:rsidRDefault="0027211A" w:rsidP="0027211A">
      <w:pPr>
        <w:rPr>
          <w:rFonts w:ascii="Calibri" w:hAnsi="Calibri"/>
        </w:rPr>
      </w:pPr>
    </w:p>
    <w:p w14:paraId="013D81C5" w14:textId="77777777" w:rsidR="0027211A" w:rsidRPr="008B5A2E" w:rsidRDefault="0027211A" w:rsidP="0027211A">
      <w:pPr>
        <w:pStyle w:val="StyleHeading2"/>
      </w:pPr>
      <w:bookmarkStart w:id="8" w:name="_Toc322597886"/>
      <w:bookmarkStart w:id="9" w:name="_Toc438560867"/>
      <w:r w:rsidRPr="008B5A2E">
        <w:t>Audience</w:t>
      </w:r>
      <w:bookmarkEnd w:id="8"/>
      <w:bookmarkEnd w:id="9"/>
    </w:p>
    <w:p w14:paraId="2FA81A2A" w14:textId="77777777" w:rsidR="0027211A" w:rsidRPr="008B5A2E" w:rsidRDefault="0027211A" w:rsidP="0027211A">
      <w:pPr>
        <w:rPr>
          <w:rFonts w:ascii="Calibri" w:hAnsi="Calibri"/>
        </w:rPr>
      </w:pPr>
      <w:r w:rsidRPr="008B5A2E">
        <w:rPr>
          <w:rFonts w:ascii="Calibri" w:hAnsi="Calibri"/>
        </w:rPr>
        <w:t xml:space="preserve">This document is intended for use by </w:t>
      </w:r>
      <w:r>
        <w:rPr>
          <w:rFonts w:ascii="Calibri" w:hAnsi="Calibri"/>
        </w:rPr>
        <w:t>CSODBB staff</w:t>
      </w:r>
      <w:r w:rsidRPr="008B5A2E">
        <w:rPr>
          <w:rFonts w:ascii="Calibri" w:hAnsi="Calibri"/>
        </w:rPr>
        <w:t xml:space="preserve"> to </w:t>
      </w:r>
      <w:r>
        <w:rPr>
          <w:rFonts w:ascii="Calibri" w:hAnsi="Calibri"/>
        </w:rPr>
        <w:t xml:space="preserve">support and </w:t>
      </w:r>
      <w:r w:rsidRPr="008B5A2E">
        <w:rPr>
          <w:rFonts w:ascii="Calibri" w:hAnsi="Calibri"/>
        </w:rPr>
        <w:t xml:space="preserve">maintain the </w:t>
      </w:r>
      <w:r w:rsidR="00567F7F">
        <w:rPr>
          <w:rFonts w:ascii="Calibri" w:hAnsi="Calibri"/>
        </w:rPr>
        <w:t>Identity</w:t>
      </w:r>
      <w:r w:rsidRPr="008B5A2E">
        <w:rPr>
          <w:rFonts w:ascii="Calibri" w:hAnsi="Calibri"/>
        </w:rPr>
        <w:t xml:space="preserve"> </w:t>
      </w:r>
      <w:r w:rsidR="00567F7F">
        <w:rPr>
          <w:rFonts w:ascii="Calibri" w:hAnsi="Calibri"/>
        </w:rPr>
        <w:t>M</w:t>
      </w:r>
      <w:r w:rsidRPr="008B5A2E">
        <w:rPr>
          <w:rFonts w:ascii="Calibri" w:hAnsi="Calibri"/>
        </w:rPr>
        <w:t>anagement solution.</w:t>
      </w:r>
    </w:p>
    <w:p w14:paraId="5F008E8E" w14:textId="77777777" w:rsidR="0027211A" w:rsidRPr="008B5A2E" w:rsidRDefault="0027211A" w:rsidP="0027211A">
      <w:pPr>
        <w:pStyle w:val="StyleHeading2"/>
      </w:pPr>
      <w:bookmarkStart w:id="10" w:name="_Toc322597887"/>
      <w:bookmarkStart w:id="11" w:name="_Toc438560868"/>
      <w:r w:rsidRPr="008B5A2E">
        <w:t>Assumptions</w:t>
      </w:r>
      <w:bookmarkEnd w:id="10"/>
      <w:bookmarkEnd w:id="11"/>
    </w:p>
    <w:p w14:paraId="3369C600" w14:textId="77777777" w:rsidR="0027211A" w:rsidRPr="008B5A2E" w:rsidRDefault="0027211A" w:rsidP="0027211A">
      <w:pPr>
        <w:rPr>
          <w:rFonts w:ascii="Calibri" w:hAnsi="Calibri"/>
        </w:rPr>
      </w:pPr>
      <w:r w:rsidRPr="008B5A2E">
        <w:rPr>
          <w:rFonts w:ascii="Calibri" w:hAnsi="Calibri"/>
        </w:rPr>
        <w:t xml:space="preserve">The following assumptions underpin this </w:t>
      </w:r>
      <w:r>
        <w:rPr>
          <w:rFonts w:ascii="Calibri" w:hAnsi="Calibri"/>
        </w:rPr>
        <w:t>document</w:t>
      </w:r>
      <w:r w:rsidRPr="008B5A2E">
        <w:rPr>
          <w:rFonts w:ascii="Calibri" w:hAnsi="Calibri"/>
        </w:rPr>
        <w:t>:</w:t>
      </w:r>
    </w:p>
    <w:p w14:paraId="7BDDB913" w14:textId="77777777" w:rsidR="0027211A" w:rsidRDefault="0027211A" w:rsidP="0027211A">
      <w:pPr>
        <w:pStyle w:val="ListParagraph"/>
        <w:numPr>
          <w:ilvl w:val="0"/>
          <w:numId w:val="17"/>
        </w:numPr>
        <w:spacing w:after="120"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>This document in</w:t>
      </w:r>
      <w:r w:rsidR="00567F7F">
        <w:rPr>
          <w:rFonts w:ascii="Calibri" w:hAnsi="Calibri"/>
        </w:rPr>
        <w:t>corporates</w:t>
      </w:r>
      <w:r>
        <w:rPr>
          <w:rFonts w:ascii="Calibri" w:hAnsi="Calibri"/>
        </w:rPr>
        <w:t xml:space="preserve"> installation </w:t>
      </w:r>
      <w:r w:rsidR="00567F7F">
        <w:rPr>
          <w:rFonts w:ascii="Calibri" w:hAnsi="Calibri"/>
        </w:rPr>
        <w:t xml:space="preserve">but not </w:t>
      </w:r>
      <w:r>
        <w:rPr>
          <w:rFonts w:ascii="Calibri" w:hAnsi="Calibri"/>
        </w:rPr>
        <w:t>recovery of the solution</w:t>
      </w:r>
      <w:r w:rsidRPr="008B5A2E">
        <w:rPr>
          <w:rFonts w:ascii="Calibri" w:hAnsi="Calibri"/>
        </w:rPr>
        <w:t>;</w:t>
      </w:r>
      <w:r>
        <w:rPr>
          <w:rFonts w:ascii="Calibri" w:hAnsi="Calibri"/>
        </w:rPr>
        <w:t xml:space="preserve"> and</w:t>
      </w:r>
    </w:p>
    <w:p w14:paraId="04120E42" w14:textId="77777777" w:rsidR="0027211A" w:rsidRDefault="0027211A" w:rsidP="0027211A">
      <w:pPr>
        <w:pStyle w:val="ListParagraph"/>
        <w:numPr>
          <w:ilvl w:val="0"/>
          <w:numId w:val="17"/>
        </w:numPr>
        <w:spacing w:after="120"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lastRenderedPageBreak/>
        <w:t>This document define</w:t>
      </w:r>
      <w:r w:rsidR="00567F7F">
        <w:rPr>
          <w:rFonts w:ascii="Calibri" w:hAnsi="Calibri"/>
        </w:rPr>
        <w:t>s</w:t>
      </w:r>
      <w:r>
        <w:rPr>
          <w:rFonts w:ascii="Calibri" w:hAnsi="Calibri"/>
        </w:rPr>
        <w:t xml:space="preserve"> the procedures required to migrate related configuration between D</w:t>
      </w:r>
      <w:r w:rsidR="00567F7F">
        <w:rPr>
          <w:rFonts w:ascii="Calibri" w:hAnsi="Calibri"/>
        </w:rPr>
        <w:t>EV and production environments;</w:t>
      </w:r>
    </w:p>
    <w:p w14:paraId="43B9B34C" w14:textId="77777777" w:rsidR="0027211A" w:rsidRDefault="0027211A" w:rsidP="0027211A">
      <w:pPr>
        <w:pStyle w:val="ListParagraph"/>
        <w:numPr>
          <w:ilvl w:val="0"/>
          <w:numId w:val="17"/>
        </w:numPr>
        <w:spacing w:after="120"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>The document assumes the reader has sufficient Microsoft infrastructure and FIM competencies; and</w:t>
      </w:r>
    </w:p>
    <w:p w14:paraId="462042BA" w14:textId="77777777" w:rsidR="0027211A" w:rsidRDefault="0027211A" w:rsidP="0027211A">
      <w:pPr>
        <w:pStyle w:val="ListParagraph"/>
        <w:numPr>
          <w:ilvl w:val="0"/>
          <w:numId w:val="17"/>
        </w:numPr>
        <w:spacing w:after="120"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>This document is not intended for use in operating or troubleshooting the solution.</w:t>
      </w:r>
    </w:p>
    <w:p w14:paraId="5EACA46C" w14:textId="77777777" w:rsidR="0027211A" w:rsidRDefault="0027211A" w:rsidP="0027211A">
      <w:pPr>
        <w:rPr>
          <w:rFonts w:ascii="Calibri" w:hAnsi="Calibri"/>
        </w:rPr>
      </w:pPr>
    </w:p>
    <w:p w14:paraId="202CAEAF" w14:textId="77777777" w:rsidR="0027211A" w:rsidRPr="00931D81" w:rsidRDefault="0027211A" w:rsidP="0027211A">
      <w:pPr>
        <w:rPr>
          <w:rFonts w:ascii="Calibri" w:hAnsi="Calibri"/>
        </w:rPr>
      </w:pPr>
    </w:p>
    <w:p w14:paraId="6D36352E" w14:textId="77777777" w:rsidR="0027211A" w:rsidRDefault="0027211A" w:rsidP="0027211A">
      <w:pPr>
        <w:rPr>
          <w:rFonts w:ascii="Calibri" w:hAnsi="Calibri"/>
          <w:color w:val="FF0000"/>
        </w:rPr>
      </w:pPr>
    </w:p>
    <w:p w14:paraId="53A31C19" w14:textId="77777777" w:rsidR="0027211A" w:rsidRPr="008B5A2E" w:rsidRDefault="0027211A" w:rsidP="0027211A">
      <w:pPr>
        <w:pStyle w:val="StyleHeading2"/>
      </w:pPr>
      <w:bookmarkStart w:id="12" w:name="_Toc322597888"/>
      <w:bookmarkStart w:id="13" w:name="_Toc438560869"/>
      <w:r>
        <w:t>Documentation References</w:t>
      </w:r>
      <w:bookmarkEnd w:id="12"/>
      <w:bookmarkEnd w:id="13"/>
    </w:p>
    <w:p w14:paraId="3379C49F" w14:textId="77777777" w:rsidR="0027211A" w:rsidRDefault="0027211A" w:rsidP="0027211A">
      <w:pPr>
        <w:rPr>
          <w:rFonts w:ascii="Calibri" w:hAnsi="Calibri"/>
          <w:color w:val="FF0000"/>
        </w:rPr>
      </w:pPr>
    </w:p>
    <w:p w14:paraId="6178E3EC" w14:textId="77777777" w:rsidR="0027211A" w:rsidRPr="000F09E2" w:rsidRDefault="00567F7F" w:rsidP="0027211A">
      <w:pPr>
        <w:pStyle w:val="ListParagraph"/>
        <w:numPr>
          <w:ilvl w:val="0"/>
          <w:numId w:val="19"/>
        </w:numPr>
        <w:spacing w:after="120"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>None</w:t>
      </w:r>
    </w:p>
    <w:p w14:paraId="75CCBE9B" w14:textId="77777777" w:rsidR="0027211A" w:rsidRDefault="0027211A" w:rsidP="0027211A">
      <w:pPr>
        <w:rPr>
          <w:rFonts w:ascii="Calibri" w:hAnsi="Calibri"/>
          <w:color w:val="FF0000"/>
        </w:rPr>
      </w:pPr>
    </w:p>
    <w:p w14:paraId="4AB93366" w14:textId="77777777" w:rsidR="00436FBA" w:rsidRDefault="00436FBA" w:rsidP="00436FBA">
      <w:pPr>
        <w:pStyle w:val="Heading1Numbered"/>
        <w:numPr>
          <w:ilvl w:val="0"/>
          <w:numId w:val="16"/>
        </w:numPr>
        <w:tabs>
          <w:tab w:val="left" w:pos="720"/>
        </w:tabs>
        <w:jc w:val="both"/>
      </w:pPr>
      <w:bookmarkStart w:id="14" w:name="_Toc322597889"/>
      <w:bookmarkStart w:id="15" w:name="_Toc438560870"/>
      <w:r>
        <w:lastRenderedPageBreak/>
        <w:t>Hardware and Software Configuration</w:t>
      </w:r>
      <w:bookmarkEnd w:id="14"/>
      <w:bookmarkEnd w:id="15"/>
    </w:p>
    <w:p w14:paraId="3DF5A9E5" w14:textId="77777777" w:rsidR="00436FBA" w:rsidRDefault="00436FBA" w:rsidP="00436FBA">
      <w:pPr>
        <w:rPr>
          <w:rFonts w:cstheme="minorHAnsi"/>
        </w:rPr>
      </w:pPr>
      <w:r>
        <w:rPr>
          <w:rFonts w:cstheme="minorHAnsi"/>
        </w:rPr>
        <w:t>This section describes the hardware and software configuration supporting the solution.</w:t>
      </w:r>
    </w:p>
    <w:p w14:paraId="148387DE" w14:textId="77777777" w:rsidR="00436FBA" w:rsidRPr="0077408D" w:rsidRDefault="00436FBA" w:rsidP="00436FBA">
      <w:pPr>
        <w:pStyle w:val="Heading2Numbered"/>
        <w:numPr>
          <w:ilvl w:val="1"/>
          <w:numId w:val="16"/>
        </w:numPr>
      </w:pPr>
      <w:bookmarkStart w:id="16" w:name="_Toc322597890"/>
      <w:bookmarkStart w:id="17" w:name="_Toc438560871"/>
      <w:r>
        <w:t>Server Virtualisation</w:t>
      </w:r>
      <w:bookmarkEnd w:id="16"/>
      <w:bookmarkEnd w:id="17"/>
    </w:p>
    <w:p w14:paraId="150002AD" w14:textId="77777777" w:rsidR="00436FBA" w:rsidRPr="003D263A" w:rsidRDefault="00436FBA" w:rsidP="00436FBA">
      <w:pPr>
        <w:rPr>
          <w:rFonts w:ascii="Calibri" w:hAnsi="Calibri"/>
        </w:rPr>
      </w:pPr>
      <w:r>
        <w:rPr>
          <w:rFonts w:ascii="Calibri" w:hAnsi="Calibri"/>
        </w:rPr>
        <w:t xml:space="preserve">The following </w:t>
      </w:r>
      <w:proofErr w:type="spellStart"/>
      <w:r>
        <w:rPr>
          <w:rFonts w:ascii="Calibri" w:hAnsi="Calibri"/>
        </w:rPr>
        <w:t>HyperV</w:t>
      </w:r>
      <w:proofErr w:type="spellEnd"/>
      <w:r>
        <w:rPr>
          <w:rFonts w:ascii="Calibri" w:hAnsi="Calibri"/>
        </w:rPr>
        <w:t xml:space="preserve"> virtualisation is configured:</w:t>
      </w:r>
    </w:p>
    <w:p w14:paraId="3C737513" w14:textId="77777777" w:rsidR="00436FBA" w:rsidRPr="003D263A" w:rsidRDefault="00436FBA" w:rsidP="00436FBA">
      <w:pPr>
        <w:numPr>
          <w:ilvl w:val="0"/>
          <w:numId w:val="25"/>
        </w:numPr>
        <w:spacing w:after="200" w:line="276" w:lineRule="auto"/>
        <w:rPr>
          <w:rFonts w:ascii="Calibri" w:hAnsi="Calibri"/>
        </w:rPr>
      </w:pPr>
      <w:r>
        <w:rPr>
          <w:rFonts w:ascii="Calibri" w:hAnsi="Calibri"/>
        </w:rPr>
        <w:t>VIS and ADLDS</w:t>
      </w:r>
      <w:r w:rsidRPr="003D263A">
        <w:rPr>
          <w:rFonts w:ascii="Calibri" w:hAnsi="Calibri"/>
        </w:rPr>
        <w:t xml:space="preserve"> on the same virtual machine (VM)</w:t>
      </w:r>
      <w:r>
        <w:rPr>
          <w:rFonts w:ascii="Calibri" w:hAnsi="Calibri"/>
        </w:rPr>
        <w:t>.</w:t>
      </w:r>
    </w:p>
    <w:p w14:paraId="345F25A8" w14:textId="77777777" w:rsidR="00436FBA" w:rsidRPr="00667B1D" w:rsidRDefault="00436FBA" w:rsidP="00436FBA">
      <w:pPr>
        <w:pStyle w:val="Heading2Numbered"/>
        <w:numPr>
          <w:ilvl w:val="1"/>
          <w:numId w:val="16"/>
        </w:numPr>
      </w:pPr>
      <w:bookmarkStart w:id="18" w:name="_Toc322597891"/>
      <w:bookmarkStart w:id="19" w:name="_Toc438560872"/>
      <w:r>
        <w:t>VIS</w:t>
      </w:r>
      <w:commentRangeStart w:id="20"/>
      <w:r w:rsidRPr="00667B1D">
        <w:t xml:space="preserve"> Server – </w:t>
      </w:r>
      <w:r>
        <w:t>Hardware</w:t>
      </w:r>
      <w:r w:rsidRPr="00667B1D">
        <w:t xml:space="preserve"> </w:t>
      </w:r>
      <w:r>
        <w:t>Configuration</w:t>
      </w:r>
      <w:bookmarkEnd w:id="18"/>
      <w:commentRangeEnd w:id="20"/>
      <w:r>
        <w:rPr>
          <w:rStyle w:val="CommentReference"/>
          <w:rFonts w:ascii="Times" w:eastAsia="Times New Roman" w:hAnsi="Times" w:cs="Times New Roman"/>
          <w:b w:val="0"/>
          <w:smallCaps w:val="0"/>
          <w:noProof w:val="0"/>
          <w:color w:val="auto"/>
          <w:kern w:val="0"/>
          <w:lang w:eastAsia="en-AU"/>
        </w:rPr>
        <w:commentReference w:id="20"/>
      </w:r>
      <w:bookmarkEnd w:id="19"/>
    </w:p>
    <w:p w14:paraId="41346A02" w14:textId="77777777" w:rsidR="00436FBA" w:rsidRDefault="00436FBA" w:rsidP="00436FBA">
      <w:pPr>
        <w:spacing w:after="200" w:line="276" w:lineRule="auto"/>
        <w:rPr>
          <w:rFonts w:eastAsiaTheme="minorHAnsi"/>
          <w:lang w:eastAsia="en-US"/>
        </w:rPr>
      </w:pP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1918"/>
        <w:gridCol w:w="4189"/>
      </w:tblGrid>
      <w:tr w:rsidR="00436FBA" w14:paraId="7880D571" w14:textId="77777777" w:rsidTr="00436FBA">
        <w:trPr>
          <w:trHeight w:val="269"/>
        </w:trPr>
        <w:tc>
          <w:tcPr>
            <w:tcW w:w="1918" w:type="dxa"/>
            <w:vAlign w:val="center"/>
          </w:tcPr>
          <w:p w14:paraId="12D3AF9D" w14:textId="77777777" w:rsidR="00436FBA" w:rsidRDefault="00436FBA" w:rsidP="00317CD8">
            <w:pPr>
              <w:spacing w:after="200" w:line="276" w:lineRule="auto"/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Processor</w:t>
            </w:r>
          </w:p>
        </w:tc>
        <w:tc>
          <w:tcPr>
            <w:tcW w:w="4189" w:type="dxa"/>
            <w:vAlign w:val="center"/>
          </w:tcPr>
          <w:p w14:paraId="5E04C831" w14:textId="77777777" w:rsidR="00436FBA" w:rsidRDefault="00436FBA" w:rsidP="00436FBA">
            <w:pPr>
              <w:spacing w:after="200" w:line="276" w:lineRule="auto"/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Intel Xeon E5-2660 v2 2.2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GHz (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1 processor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)</w:t>
            </w:r>
          </w:p>
        </w:tc>
      </w:tr>
      <w:tr w:rsidR="00436FBA" w14:paraId="3439D031" w14:textId="77777777" w:rsidTr="00436FBA">
        <w:tc>
          <w:tcPr>
            <w:tcW w:w="1918" w:type="dxa"/>
            <w:vAlign w:val="center"/>
          </w:tcPr>
          <w:p w14:paraId="0189417F" w14:textId="77777777" w:rsidR="00436FBA" w:rsidRDefault="00436FBA" w:rsidP="00317CD8">
            <w:pPr>
              <w:spacing w:after="200" w:line="276" w:lineRule="auto"/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RAM</w:t>
            </w:r>
          </w:p>
        </w:tc>
        <w:tc>
          <w:tcPr>
            <w:tcW w:w="4189" w:type="dxa"/>
            <w:vAlign w:val="center"/>
          </w:tcPr>
          <w:p w14:paraId="09A258EA" w14:textId="77777777" w:rsidR="00436FBA" w:rsidRDefault="00436FBA" w:rsidP="00317CD8">
            <w:pPr>
              <w:spacing w:after="200" w:line="276" w:lineRule="auto"/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6 GB</w:t>
            </w:r>
          </w:p>
        </w:tc>
      </w:tr>
      <w:tr w:rsidR="00436FBA" w14:paraId="2361AD92" w14:textId="77777777" w:rsidTr="00436FBA">
        <w:tc>
          <w:tcPr>
            <w:tcW w:w="1918" w:type="dxa"/>
            <w:vAlign w:val="center"/>
          </w:tcPr>
          <w:p w14:paraId="28F4BC36" w14:textId="77777777" w:rsidR="00436FBA" w:rsidRDefault="00436FBA" w:rsidP="00317CD8">
            <w:pPr>
              <w:spacing w:after="200" w:line="276" w:lineRule="auto"/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Operating System</w:t>
            </w:r>
          </w:p>
        </w:tc>
        <w:tc>
          <w:tcPr>
            <w:tcW w:w="4189" w:type="dxa"/>
            <w:vAlign w:val="center"/>
          </w:tcPr>
          <w:p w14:paraId="4FE51BA0" w14:textId="77777777" w:rsidR="00436FBA" w:rsidRDefault="00436FBA" w:rsidP="00436FBA">
            <w:pPr>
              <w:spacing w:after="200" w:line="276" w:lineRule="auto"/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Windows Server 20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12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 xml:space="preserve"> R2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 xml:space="preserve"> Standard</w:t>
            </w:r>
          </w:p>
        </w:tc>
      </w:tr>
      <w:tr w:rsidR="00436FBA" w14:paraId="7DCCEC22" w14:textId="77777777" w:rsidTr="00317CD8">
        <w:tc>
          <w:tcPr>
            <w:tcW w:w="1918" w:type="dxa"/>
            <w:vAlign w:val="center"/>
          </w:tcPr>
          <w:p w14:paraId="754C6D23" w14:textId="77777777" w:rsidR="00436FBA" w:rsidRDefault="00436FBA" w:rsidP="00317CD8">
            <w:pPr>
              <w:spacing w:after="200" w:line="276" w:lineRule="auto"/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Storage</w:t>
            </w:r>
          </w:p>
        </w:tc>
        <w:tc>
          <w:tcPr>
            <w:tcW w:w="4189" w:type="dxa"/>
            <w:vAlign w:val="center"/>
          </w:tcPr>
          <w:p w14:paraId="1003D346" w14:textId="77777777" w:rsidR="00436FBA" w:rsidRDefault="00436FBA" w:rsidP="00436FBA">
            <w:pPr>
              <w:spacing w:after="200" w:line="276" w:lineRule="auto"/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C drive (System) - 50 Gb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br/>
              <w:t>D drive (Data and Logs) – 50 Gb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br/>
              <w:t>Y drive (</w:t>
            </w:r>
            <w:proofErr w:type="spellStart"/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Pagefile</w:t>
            </w:r>
            <w:proofErr w:type="spellEnd"/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) – 10 Gb</w:t>
            </w:r>
          </w:p>
        </w:tc>
      </w:tr>
    </w:tbl>
    <w:p w14:paraId="398BCE09" w14:textId="77777777" w:rsidR="00436FBA" w:rsidRDefault="00436FBA" w:rsidP="00436FBA">
      <w:pPr>
        <w:spacing w:after="200" w:line="276" w:lineRule="auto"/>
        <w:rPr>
          <w:rFonts w:eastAsiaTheme="minorHAnsi"/>
          <w:lang w:eastAsia="en-US"/>
        </w:rPr>
      </w:pPr>
    </w:p>
    <w:p w14:paraId="436C0882" w14:textId="77777777" w:rsidR="00436FBA" w:rsidRPr="00667B1D" w:rsidRDefault="00436FBA" w:rsidP="00436FBA">
      <w:pPr>
        <w:pStyle w:val="Heading2Numbered"/>
        <w:numPr>
          <w:ilvl w:val="1"/>
          <w:numId w:val="16"/>
        </w:numPr>
      </w:pPr>
      <w:bookmarkStart w:id="21" w:name="_Toc322597894"/>
      <w:bookmarkStart w:id="22" w:name="_Toc438560873"/>
      <w:r>
        <w:t>VIS</w:t>
      </w:r>
      <w:r w:rsidRPr="00667B1D">
        <w:t xml:space="preserve"> Server – Software </w:t>
      </w:r>
      <w:r>
        <w:t>Configuration</w:t>
      </w:r>
      <w:bookmarkEnd w:id="21"/>
      <w:bookmarkEnd w:id="22"/>
    </w:p>
    <w:p w14:paraId="228F49E1" w14:textId="77777777" w:rsidR="00436FBA" w:rsidRPr="00A876B9" w:rsidRDefault="00436FBA" w:rsidP="00436FBA">
      <w:pPr>
        <w:pStyle w:val="Normal-Heading2"/>
        <w:numPr>
          <w:ilvl w:val="0"/>
          <w:numId w:val="0"/>
        </w:numPr>
        <w:ind w:left="1069" w:hanging="360"/>
        <w:rPr>
          <w:rFonts w:eastAsiaTheme="majorEastAsia"/>
          <w:lang w:eastAsia="en-US"/>
        </w:rPr>
      </w:pPr>
    </w:p>
    <w:p w14:paraId="6E1210BB" w14:textId="77777777" w:rsidR="00436FBA" w:rsidRPr="003D263A" w:rsidRDefault="00436FBA" w:rsidP="00436FBA">
      <w:pPr>
        <w:spacing w:after="200"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The software configuration</w:t>
      </w:r>
      <w:r w:rsidRPr="00667B1D">
        <w:rPr>
          <w:rFonts w:eastAsiaTheme="minorHAnsi"/>
          <w:lang w:eastAsia="en-US"/>
        </w:rPr>
        <w:t xml:space="preserve"> for </w:t>
      </w:r>
      <w:r>
        <w:rPr>
          <w:rFonts w:eastAsiaTheme="minorHAnsi"/>
          <w:lang w:eastAsia="en-US"/>
        </w:rPr>
        <w:t xml:space="preserve">the </w:t>
      </w:r>
      <w:r>
        <w:rPr>
          <w:rFonts w:eastAsiaTheme="minorHAnsi"/>
          <w:lang w:eastAsia="en-US"/>
        </w:rPr>
        <w:t>VIS</w:t>
      </w:r>
      <w:r>
        <w:rPr>
          <w:rFonts w:eastAsiaTheme="minorHAnsi"/>
          <w:lang w:eastAsia="en-US"/>
        </w:rPr>
        <w:t xml:space="preserve"> server </w:t>
      </w:r>
      <w:r w:rsidRPr="00667B1D">
        <w:rPr>
          <w:rFonts w:eastAsiaTheme="minorHAnsi"/>
          <w:lang w:eastAsia="en-US"/>
        </w:rPr>
        <w:t>includes</w:t>
      </w:r>
      <w:r w:rsidR="00C033DA">
        <w:rPr>
          <w:rFonts w:eastAsiaTheme="minorHAnsi"/>
          <w:lang w:eastAsia="en-US"/>
        </w:rPr>
        <w:t xml:space="preserve"> the following additional roles (to the base server configuration)</w:t>
      </w:r>
      <w:r w:rsidRPr="00667B1D">
        <w:rPr>
          <w:rFonts w:eastAsiaTheme="minorHAnsi"/>
          <w:lang w:eastAsia="en-US"/>
        </w:rPr>
        <w:t>:</w:t>
      </w:r>
    </w:p>
    <w:p w14:paraId="4618C786" w14:textId="77777777" w:rsidR="00436FBA" w:rsidRDefault="00436FBA" w:rsidP="00436FBA">
      <w:pPr>
        <w:numPr>
          <w:ilvl w:val="0"/>
          <w:numId w:val="26"/>
        </w:numPr>
        <w:spacing w:after="200" w:line="276" w:lineRule="auto"/>
        <w:contextualSpacing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AD</w:t>
      </w:r>
      <w:r w:rsidR="00C033D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LDS</w:t>
      </w:r>
    </w:p>
    <w:p w14:paraId="3FAB479B" w14:textId="77777777" w:rsidR="00C033DA" w:rsidRDefault="00C033DA" w:rsidP="00C033DA">
      <w:pPr>
        <w:numPr>
          <w:ilvl w:val="0"/>
          <w:numId w:val="26"/>
        </w:numPr>
        <w:spacing w:after="200" w:line="276" w:lineRule="auto"/>
        <w:contextualSpacing/>
        <w:rPr>
          <w:rFonts w:eastAsiaTheme="minorHAnsi"/>
          <w:lang w:eastAsia="en-US"/>
        </w:rPr>
      </w:pPr>
      <w:r w:rsidRPr="003D263A">
        <w:rPr>
          <w:rFonts w:eastAsiaTheme="minorHAnsi"/>
          <w:lang w:eastAsia="en-US"/>
        </w:rPr>
        <w:t>.NET Framewor</w:t>
      </w:r>
      <w:r>
        <w:rPr>
          <w:rFonts w:eastAsiaTheme="minorHAnsi"/>
          <w:lang w:eastAsia="en-US"/>
        </w:rPr>
        <w:t>k 3.51</w:t>
      </w:r>
    </w:p>
    <w:p w14:paraId="28E6DCAD" w14:textId="77777777" w:rsidR="00C033DA" w:rsidRPr="00470FBC" w:rsidRDefault="00C033DA" w:rsidP="00C033DA">
      <w:pPr>
        <w:numPr>
          <w:ilvl w:val="0"/>
          <w:numId w:val="26"/>
        </w:numPr>
        <w:spacing w:after="200" w:line="276" w:lineRule="auto"/>
        <w:contextualSpacing/>
        <w:rPr>
          <w:rFonts w:eastAsiaTheme="minorHAnsi"/>
          <w:lang w:eastAsia="en-US"/>
        </w:rPr>
      </w:pPr>
      <w:r w:rsidRPr="003D263A">
        <w:rPr>
          <w:rFonts w:eastAsiaTheme="minorHAnsi"/>
          <w:lang w:eastAsia="en-US"/>
        </w:rPr>
        <w:t>.NET Framewor</w:t>
      </w:r>
      <w:r>
        <w:rPr>
          <w:rFonts w:eastAsiaTheme="minorHAnsi"/>
          <w:lang w:eastAsia="en-US"/>
        </w:rPr>
        <w:t>k 4</w:t>
      </w:r>
      <w:r>
        <w:rPr>
          <w:rFonts w:eastAsiaTheme="minorHAnsi"/>
          <w:lang w:eastAsia="en-US"/>
        </w:rPr>
        <w:t>.5</w:t>
      </w:r>
    </w:p>
    <w:p w14:paraId="3BACAABF" w14:textId="77777777" w:rsidR="00436FBA" w:rsidRDefault="00C033DA" w:rsidP="00436FBA">
      <w:pPr>
        <w:numPr>
          <w:ilvl w:val="0"/>
          <w:numId w:val="26"/>
        </w:numPr>
        <w:spacing w:after="200" w:line="276" w:lineRule="auto"/>
        <w:contextualSpacing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Windows PowerShell (4.0) and PowerShell ISE</w:t>
      </w:r>
    </w:p>
    <w:p w14:paraId="6A1F2951" w14:textId="77777777" w:rsidR="00436FBA" w:rsidRPr="00470FBC" w:rsidRDefault="00C033DA" w:rsidP="00436FBA">
      <w:pPr>
        <w:numPr>
          <w:ilvl w:val="0"/>
          <w:numId w:val="26"/>
        </w:numPr>
        <w:spacing w:after="200" w:line="276" w:lineRule="auto"/>
        <w:contextualSpacing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AD DS Snap-ins and Command Line Tools</w:t>
      </w:r>
    </w:p>
    <w:p w14:paraId="4880F0A7" w14:textId="77777777" w:rsidR="00C033DA" w:rsidRDefault="00C033DA" w:rsidP="00C033DA">
      <w:pPr>
        <w:numPr>
          <w:ilvl w:val="0"/>
          <w:numId w:val="26"/>
        </w:numPr>
        <w:spacing w:after="200" w:line="276" w:lineRule="auto"/>
        <w:contextualSpacing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AD</w:t>
      </w:r>
      <w:r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LDS Snap-ins and Command Line Tools</w:t>
      </w:r>
    </w:p>
    <w:p w14:paraId="159D038C" w14:textId="77777777" w:rsidR="00C033DA" w:rsidRDefault="00C033DA" w:rsidP="00C033DA">
      <w:pPr>
        <w:numPr>
          <w:ilvl w:val="0"/>
          <w:numId w:val="26"/>
        </w:numPr>
        <w:spacing w:after="200" w:line="276" w:lineRule="auto"/>
        <w:contextualSpacing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AD DS and AD LDS Tools</w:t>
      </w:r>
    </w:p>
    <w:p w14:paraId="439DD346" w14:textId="77777777" w:rsidR="00C033DA" w:rsidRDefault="00C033DA" w:rsidP="00C033DA">
      <w:pPr>
        <w:numPr>
          <w:ilvl w:val="0"/>
          <w:numId w:val="26"/>
        </w:numPr>
        <w:spacing w:after="200" w:line="276" w:lineRule="auto"/>
        <w:contextualSpacing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Role Administration Tools</w:t>
      </w:r>
    </w:p>
    <w:p w14:paraId="18BEEDDD" w14:textId="77777777" w:rsidR="00C033DA" w:rsidRPr="00470FBC" w:rsidRDefault="00C033DA" w:rsidP="00C033DA">
      <w:pPr>
        <w:numPr>
          <w:ilvl w:val="0"/>
          <w:numId w:val="26"/>
        </w:numPr>
        <w:spacing w:after="200" w:line="276" w:lineRule="auto"/>
        <w:contextualSpacing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Remote Server Administration Tools</w:t>
      </w:r>
    </w:p>
    <w:p w14:paraId="6FB7EB0F" w14:textId="77777777" w:rsidR="00676021" w:rsidRDefault="00676021" w:rsidP="00676021">
      <w:pPr>
        <w:rPr>
          <w:lang w:val="en"/>
        </w:rPr>
      </w:pPr>
    </w:p>
    <w:p w14:paraId="7DC18BFE" w14:textId="77777777" w:rsidR="00045410" w:rsidRPr="008B5A2E" w:rsidRDefault="00045410" w:rsidP="00045410">
      <w:pPr>
        <w:pStyle w:val="StyleHeading"/>
        <w:numPr>
          <w:ilvl w:val="0"/>
          <w:numId w:val="16"/>
        </w:numPr>
      </w:pPr>
      <w:bookmarkStart w:id="23" w:name="_Toc321236797"/>
      <w:bookmarkStart w:id="24" w:name="_Toc322597945"/>
      <w:bookmarkStart w:id="25" w:name="_Toc438560874"/>
      <w:r>
        <w:lastRenderedPageBreak/>
        <w:t>Glossary of Terms</w:t>
      </w:r>
      <w:bookmarkEnd w:id="23"/>
      <w:bookmarkEnd w:id="24"/>
      <w:bookmarkEnd w:id="25"/>
    </w:p>
    <w:p w14:paraId="05247EB2" w14:textId="77777777" w:rsidR="00045410" w:rsidRPr="00625365" w:rsidRDefault="00045410" w:rsidP="00625365"/>
    <w:tbl>
      <w:tblPr>
        <w:tblStyle w:val="UNIFYTableLarge"/>
        <w:tblW w:w="8706" w:type="dxa"/>
        <w:tblInd w:w="817" w:type="dxa"/>
        <w:tblLayout w:type="fixed"/>
        <w:tblLook w:val="01E0" w:firstRow="1" w:lastRow="1" w:firstColumn="1" w:lastColumn="1" w:noHBand="0" w:noVBand="0"/>
      </w:tblPr>
      <w:tblGrid>
        <w:gridCol w:w="1559"/>
        <w:gridCol w:w="2127"/>
        <w:gridCol w:w="5020"/>
      </w:tblGrid>
      <w:tr w:rsidR="00045410" w:rsidRPr="008B5A2E" w14:paraId="5BB764D9" w14:textId="77777777" w:rsidTr="00317C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559" w:type="dxa"/>
          </w:tcPr>
          <w:p w14:paraId="641D2A09" w14:textId="77777777" w:rsidR="00045410" w:rsidRPr="008B5A2E" w:rsidRDefault="00045410" w:rsidP="00317CD8">
            <w:pPr>
              <w:pStyle w:val="TableHeading"/>
              <w:rPr>
                <w:rFonts w:cstheme="minorHAnsi"/>
                <w:szCs w:val="22"/>
              </w:rPr>
            </w:pPr>
            <w:r w:rsidRPr="008B5A2E">
              <w:rPr>
                <w:rFonts w:cstheme="minorHAnsi"/>
                <w:szCs w:val="22"/>
              </w:rPr>
              <w:t>Term</w:t>
            </w:r>
          </w:p>
        </w:tc>
        <w:tc>
          <w:tcPr>
            <w:tcW w:w="2127" w:type="dxa"/>
          </w:tcPr>
          <w:p w14:paraId="4DE27E06" w14:textId="77777777" w:rsidR="00045410" w:rsidRPr="008B5A2E" w:rsidRDefault="00045410" w:rsidP="00317CD8">
            <w:pPr>
              <w:pStyle w:val="TableHeading"/>
              <w:rPr>
                <w:rFonts w:cstheme="minorHAnsi"/>
                <w:szCs w:val="22"/>
              </w:rPr>
            </w:pPr>
            <w:r w:rsidRPr="008B5A2E">
              <w:rPr>
                <w:rFonts w:cstheme="minorHAnsi"/>
                <w:szCs w:val="22"/>
              </w:rPr>
              <w:t>Description</w:t>
            </w:r>
          </w:p>
        </w:tc>
        <w:tc>
          <w:tcPr>
            <w:tcW w:w="5020" w:type="dxa"/>
          </w:tcPr>
          <w:p w14:paraId="05099575" w14:textId="77777777" w:rsidR="00045410" w:rsidRPr="008B5A2E" w:rsidRDefault="00045410" w:rsidP="00317CD8">
            <w:pPr>
              <w:pStyle w:val="TableHeading"/>
              <w:rPr>
                <w:rFonts w:cstheme="minorHAnsi"/>
                <w:szCs w:val="22"/>
              </w:rPr>
            </w:pPr>
            <w:r w:rsidRPr="008B5A2E">
              <w:rPr>
                <w:rFonts w:cstheme="minorHAnsi"/>
                <w:szCs w:val="22"/>
              </w:rPr>
              <w:t>Definition</w:t>
            </w:r>
          </w:p>
        </w:tc>
      </w:tr>
      <w:tr w:rsidR="00045410" w:rsidRPr="008B5A2E" w14:paraId="24488A5D" w14:textId="77777777" w:rsidTr="00317CD8">
        <w:tblPrEx>
          <w:tblLook w:val="04A0" w:firstRow="1" w:lastRow="0" w:firstColumn="1" w:lastColumn="0" w:noHBand="0" w:noVBand="1"/>
        </w:tblPrEx>
        <w:tc>
          <w:tcPr>
            <w:tcW w:w="1559" w:type="dxa"/>
          </w:tcPr>
          <w:p w14:paraId="25A4AD47" w14:textId="77777777" w:rsidR="00045410" w:rsidRPr="008B5A2E" w:rsidRDefault="00045410" w:rsidP="00317CD8">
            <w:pPr>
              <w:pStyle w:val="TableText"/>
              <w:ind w:left="0"/>
              <w:rPr>
                <w:rFonts w:asciiTheme="minorHAnsi" w:hAnsiTheme="minorHAnsi" w:cstheme="minorHAnsi"/>
                <w:szCs w:val="22"/>
              </w:rPr>
            </w:pPr>
            <w:r w:rsidRPr="008B5A2E">
              <w:rPr>
                <w:rFonts w:asciiTheme="minorHAnsi" w:hAnsiTheme="minorHAnsi" w:cstheme="minorHAnsi"/>
                <w:szCs w:val="22"/>
              </w:rPr>
              <w:t>AD</w:t>
            </w:r>
          </w:p>
        </w:tc>
        <w:tc>
          <w:tcPr>
            <w:tcW w:w="2127" w:type="dxa"/>
          </w:tcPr>
          <w:p w14:paraId="39984B78" w14:textId="77777777" w:rsidR="00045410" w:rsidRPr="008B5A2E" w:rsidRDefault="00045410" w:rsidP="00317CD8">
            <w:pPr>
              <w:pStyle w:val="TableText"/>
              <w:ind w:left="0"/>
              <w:rPr>
                <w:rFonts w:asciiTheme="minorHAnsi" w:hAnsiTheme="minorHAnsi" w:cstheme="minorHAnsi"/>
                <w:szCs w:val="22"/>
              </w:rPr>
            </w:pPr>
            <w:r w:rsidRPr="008B5A2E">
              <w:rPr>
                <w:rFonts w:asciiTheme="minorHAnsi" w:hAnsiTheme="minorHAnsi" w:cstheme="minorHAnsi"/>
                <w:szCs w:val="22"/>
              </w:rPr>
              <w:t>Active Directory</w:t>
            </w:r>
          </w:p>
        </w:tc>
        <w:tc>
          <w:tcPr>
            <w:tcW w:w="5020" w:type="dxa"/>
          </w:tcPr>
          <w:p w14:paraId="229409CC" w14:textId="77777777" w:rsidR="00045410" w:rsidRPr="008B5A2E" w:rsidRDefault="00045410" w:rsidP="00317CD8">
            <w:pPr>
              <w:pStyle w:val="TableText"/>
              <w:ind w:left="0"/>
              <w:rPr>
                <w:rFonts w:asciiTheme="minorHAnsi" w:hAnsiTheme="minorHAnsi" w:cstheme="minorHAnsi"/>
                <w:szCs w:val="22"/>
              </w:rPr>
            </w:pPr>
            <w:r w:rsidRPr="008B5A2E">
              <w:rPr>
                <w:rFonts w:asciiTheme="minorHAnsi" w:hAnsiTheme="minorHAnsi" w:cstheme="minorHAnsi"/>
                <w:szCs w:val="22"/>
              </w:rPr>
              <w:t>Active Directory is a directory service to manage all elements of an organisations network, including computers, groups, users, domains, security policies and any type of custom-defined objects.  Active Directory provides a centrally managed service for Windows based security and access</w:t>
            </w:r>
          </w:p>
        </w:tc>
      </w:tr>
      <w:tr w:rsidR="00045410" w:rsidRPr="008B5A2E" w14:paraId="092D470E" w14:textId="77777777" w:rsidTr="00317CD8">
        <w:tblPrEx>
          <w:tblLook w:val="04A0" w:firstRow="1" w:lastRow="0" w:firstColumn="1" w:lastColumn="0" w:noHBand="0" w:noVBand="1"/>
        </w:tblPrEx>
        <w:tc>
          <w:tcPr>
            <w:tcW w:w="1559" w:type="dxa"/>
          </w:tcPr>
          <w:p w14:paraId="0DF0CE8E" w14:textId="77777777" w:rsidR="00045410" w:rsidRPr="008B5A2E" w:rsidRDefault="00045410" w:rsidP="00317CD8">
            <w:pPr>
              <w:pStyle w:val="TableText"/>
              <w:ind w:left="0"/>
              <w:rPr>
                <w:rFonts w:asciiTheme="minorHAnsi" w:hAnsiTheme="minorHAnsi" w:cstheme="minorHAnsi"/>
                <w:szCs w:val="22"/>
              </w:rPr>
            </w:pPr>
            <w:r w:rsidRPr="008B5A2E">
              <w:rPr>
                <w:rFonts w:asciiTheme="minorHAnsi" w:hAnsiTheme="minorHAnsi" w:cstheme="minorHAnsi"/>
                <w:szCs w:val="22"/>
              </w:rPr>
              <w:t>AD User</w:t>
            </w:r>
          </w:p>
        </w:tc>
        <w:tc>
          <w:tcPr>
            <w:tcW w:w="2127" w:type="dxa"/>
          </w:tcPr>
          <w:p w14:paraId="6A30DCF9" w14:textId="77777777" w:rsidR="00045410" w:rsidRPr="008B5A2E" w:rsidRDefault="00045410" w:rsidP="00317CD8">
            <w:pPr>
              <w:pStyle w:val="TableText"/>
              <w:ind w:left="0"/>
              <w:rPr>
                <w:rFonts w:asciiTheme="minorHAnsi" w:hAnsiTheme="minorHAnsi" w:cstheme="minorHAnsi"/>
                <w:szCs w:val="22"/>
              </w:rPr>
            </w:pPr>
          </w:p>
        </w:tc>
        <w:tc>
          <w:tcPr>
            <w:tcW w:w="5020" w:type="dxa"/>
          </w:tcPr>
          <w:p w14:paraId="6F9A2FEB" w14:textId="77777777" w:rsidR="00045410" w:rsidRPr="008B5A2E" w:rsidRDefault="00045410" w:rsidP="00317CD8">
            <w:pPr>
              <w:pStyle w:val="TableText"/>
              <w:ind w:left="0"/>
              <w:rPr>
                <w:rFonts w:asciiTheme="minorHAnsi" w:hAnsiTheme="minorHAnsi" w:cstheme="minorHAnsi"/>
                <w:szCs w:val="22"/>
              </w:rPr>
            </w:pPr>
            <w:r w:rsidRPr="008B5A2E">
              <w:rPr>
                <w:rFonts w:asciiTheme="minorHAnsi" w:hAnsiTheme="minorHAnsi" w:cstheme="minorHAnsi"/>
                <w:szCs w:val="22"/>
              </w:rPr>
              <w:t>A User object in Active Directory that can be used to logon (Authenticate) to the domain</w:t>
            </w:r>
          </w:p>
        </w:tc>
      </w:tr>
      <w:tr w:rsidR="00045410" w:rsidRPr="008B5A2E" w14:paraId="03A7CB5F" w14:textId="77777777" w:rsidTr="00317CD8">
        <w:tc>
          <w:tcPr>
            <w:tcW w:w="1559" w:type="dxa"/>
          </w:tcPr>
          <w:p w14:paraId="290BA127" w14:textId="77777777" w:rsidR="00045410" w:rsidRPr="008B5A2E" w:rsidRDefault="00045410" w:rsidP="00317CD8">
            <w:pPr>
              <w:pStyle w:val="TableText"/>
              <w:ind w:left="0"/>
              <w:rPr>
                <w:rFonts w:asciiTheme="minorHAnsi" w:hAnsiTheme="minorHAnsi" w:cstheme="minorHAnsi"/>
                <w:szCs w:val="22"/>
              </w:rPr>
            </w:pPr>
            <w:r w:rsidRPr="008B5A2E">
              <w:rPr>
                <w:rFonts w:asciiTheme="minorHAnsi" w:hAnsiTheme="minorHAnsi" w:cstheme="minorHAnsi"/>
                <w:szCs w:val="22"/>
              </w:rPr>
              <w:t>AD Group</w:t>
            </w:r>
          </w:p>
        </w:tc>
        <w:tc>
          <w:tcPr>
            <w:tcW w:w="2127" w:type="dxa"/>
          </w:tcPr>
          <w:p w14:paraId="3E32306E" w14:textId="77777777" w:rsidR="00045410" w:rsidRPr="008B5A2E" w:rsidRDefault="00045410" w:rsidP="00317CD8">
            <w:pPr>
              <w:pStyle w:val="TableText"/>
              <w:ind w:left="0"/>
              <w:rPr>
                <w:rFonts w:asciiTheme="minorHAnsi" w:hAnsiTheme="minorHAnsi" w:cstheme="minorHAnsi"/>
                <w:szCs w:val="22"/>
              </w:rPr>
            </w:pPr>
          </w:p>
        </w:tc>
        <w:tc>
          <w:tcPr>
            <w:tcW w:w="5020" w:type="dxa"/>
          </w:tcPr>
          <w:p w14:paraId="2678CEF1" w14:textId="77777777" w:rsidR="00045410" w:rsidRPr="008B5A2E" w:rsidRDefault="00045410" w:rsidP="00317CD8">
            <w:pPr>
              <w:pStyle w:val="TableText"/>
              <w:ind w:left="0"/>
              <w:rPr>
                <w:rFonts w:asciiTheme="minorHAnsi" w:hAnsiTheme="minorHAnsi" w:cstheme="minorHAnsi"/>
                <w:szCs w:val="22"/>
              </w:rPr>
            </w:pPr>
            <w:r w:rsidRPr="008B5A2E">
              <w:rPr>
                <w:rFonts w:asciiTheme="minorHAnsi" w:hAnsiTheme="minorHAnsi" w:cstheme="minorHAnsi"/>
                <w:szCs w:val="22"/>
              </w:rPr>
              <w:t>A security group object created in Active Directory that can be used to configure authorised access to domain resources</w:t>
            </w:r>
          </w:p>
        </w:tc>
      </w:tr>
      <w:tr w:rsidR="00045410" w:rsidRPr="008B5A2E" w14:paraId="2B7F8261" w14:textId="77777777" w:rsidTr="00317CD8">
        <w:tc>
          <w:tcPr>
            <w:tcW w:w="1559" w:type="dxa"/>
          </w:tcPr>
          <w:p w14:paraId="5731AA7E" w14:textId="77777777" w:rsidR="00045410" w:rsidRPr="008B5A2E" w:rsidRDefault="00045410" w:rsidP="00317CD8">
            <w:pPr>
              <w:pStyle w:val="TableText"/>
              <w:ind w:left="0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 LDS</w:t>
            </w:r>
          </w:p>
        </w:tc>
        <w:tc>
          <w:tcPr>
            <w:tcW w:w="2127" w:type="dxa"/>
          </w:tcPr>
          <w:p w14:paraId="27667958" w14:textId="77777777" w:rsidR="00045410" w:rsidRPr="008B5A2E" w:rsidRDefault="00045410" w:rsidP="00317CD8">
            <w:pPr>
              <w:pStyle w:val="TableText"/>
              <w:ind w:left="0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Active Directory Lightweight Directory Services</w:t>
            </w:r>
          </w:p>
        </w:tc>
        <w:tc>
          <w:tcPr>
            <w:tcW w:w="5020" w:type="dxa"/>
          </w:tcPr>
          <w:p w14:paraId="2149E915" w14:textId="77777777" w:rsidR="00045410" w:rsidRPr="008B5A2E" w:rsidRDefault="00045410" w:rsidP="00317CD8">
            <w:pPr>
              <w:pStyle w:val="TableText"/>
              <w:ind w:left="0"/>
              <w:rPr>
                <w:rFonts w:asciiTheme="minorHAnsi" w:hAnsiTheme="minorHAnsi" w:cstheme="minorHAnsi"/>
                <w:szCs w:val="22"/>
              </w:rPr>
            </w:pPr>
            <w:r w:rsidRPr="00045410">
              <w:rPr>
                <w:rFonts w:asciiTheme="minorHAnsi" w:hAnsiTheme="minorHAnsi" w:cstheme="minorHAnsi"/>
                <w:szCs w:val="22"/>
              </w:rPr>
              <w:t>Active Directory Domain Services (AD DS) is a server role in Active Directory that allows admins to manage and store information about resources from a network, as well as application data, in a distributed database.</w:t>
            </w:r>
          </w:p>
        </w:tc>
      </w:tr>
      <w:tr w:rsidR="00045410" w:rsidRPr="008B5A2E" w14:paraId="41D713C6" w14:textId="77777777" w:rsidTr="00317CD8">
        <w:tc>
          <w:tcPr>
            <w:tcW w:w="1559" w:type="dxa"/>
          </w:tcPr>
          <w:p w14:paraId="55B97C1C" w14:textId="77777777" w:rsidR="00045410" w:rsidRPr="008B5A2E" w:rsidRDefault="00045410" w:rsidP="00317CD8">
            <w:pPr>
              <w:pStyle w:val="TableText"/>
              <w:ind w:left="0"/>
              <w:rPr>
                <w:rFonts w:asciiTheme="minorHAnsi" w:hAnsiTheme="minorHAnsi" w:cstheme="minorHAnsi"/>
                <w:szCs w:val="22"/>
              </w:rPr>
            </w:pPr>
            <w:r w:rsidRPr="008B5A2E">
              <w:rPr>
                <w:rFonts w:asciiTheme="minorHAnsi" w:hAnsiTheme="minorHAnsi" w:cstheme="minorHAnsi"/>
                <w:szCs w:val="22"/>
              </w:rPr>
              <w:t>IdM</w:t>
            </w:r>
          </w:p>
        </w:tc>
        <w:tc>
          <w:tcPr>
            <w:tcW w:w="2127" w:type="dxa"/>
          </w:tcPr>
          <w:p w14:paraId="47DB12D7" w14:textId="77777777" w:rsidR="00045410" w:rsidRPr="008B5A2E" w:rsidRDefault="00045410" w:rsidP="00317CD8">
            <w:pPr>
              <w:pStyle w:val="TableText"/>
              <w:ind w:left="0"/>
              <w:rPr>
                <w:rFonts w:asciiTheme="minorHAnsi" w:hAnsiTheme="minorHAnsi" w:cstheme="minorHAnsi"/>
                <w:szCs w:val="22"/>
              </w:rPr>
            </w:pPr>
            <w:r w:rsidRPr="008B5A2E">
              <w:rPr>
                <w:rFonts w:asciiTheme="minorHAnsi" w:hAnsiTheme="minorHAnsi" w:cstheme="minorHAnsi"/>
                <w:szCs w:val="22"/>
              </w:rPr>
              <w:t>Identity Management</w:t>
            </w:r>
          </w:p>
        </w:tc>
        <w:tc>
          <w:tcPr>
            <w:tcW w:w="5020" w:type="dxa"/>
          </w:tcPr>
          <w:p w14:paraId="3A6EA5B0" w14:textId="77777777" w:rsidR="00045410" w:rsidRPr="008B5A2E" w:rsidRDefault="00045410" w:rsidP="00317CD8">
            <w:pPr>
              <w:pStyle w:val="TableText"/>
              <w:ind w:left="0"/>
              <w:rPr>
                <w:rFonts w:asciiTheme="minorHAnsi" w:hAnsiTheme="minorHAnsi" w:cstheme="minorHAnsi"/>
                <w:szCs w:val="22"/>
              </w:rPr>
            </w:pPr>
            <w:r w:rsidRPr="008B5A2E">
              <w:rPr>
                <w:rFonts w:asciiTheme="minorHAnsi" w:hAnsiTheme="minorHAnsi" w:cstheme="minorHAnsi"/>
                <w:szCs w:val="22"/>
              </w:rPr>
              <w:t>An integrated solution that provides a unified view of users across an organisation.  It enables companies to build a secure environment for managing user identities, authentication methods and access rights.</w:t>
            </w:r>
          </w:p>
        </w:tc>
      </w:tr>
      <w:tr w:rsidR="00045410" w:rsidRPr="008B5A2E" w14:paraId="64B7C5B2" w14:textId="77777777" w:rsidTr="00317CD8">
        <w:tc>
          <w:tcPr>
            <w:tcW w:w="1559" w:type="dxa"/>
          </w:tcPr>
          <w:p w14:paraId="731E6DAA" w14:textId="77777777" w:rsidR="00045410" w:rsidRPr="008B5A2E" w:rsidRDefault="00045410" w:rsidP="00317CD8">
            <w:pPr>
              <w:pStyle w:val="TableText"/>
              <w:ind w:left="0"/>
              <w:rPr>
                <w:rFonts w:asciiTheme="minorHAnsi" w:hAnsiTheme="minorHAnsi" w:cstheme="minorHAnsi"/>
                <w:szCs w:val="22"/>
              </w:rPr>
            </w:pPr>
            <w:r w:rsidRPr="008B5A2E">
              <w:rPr>
                <w:rFonts w:asciiTheme="minorHAnsi" w:hAnsiTheme="minorHAnsi" w:cstheme="minorHAnsi"/>
                <w:szCs w:val="22"/>
              </w:rPr>
              <w:t>LDAP</w:t>
            </w:r>
          </w:p>
        </w:tc>
        <w:tc>
          <w:tcPr>
            <w:tcW w:w="2127" w:type="dxa"/>
          </w:tcPr>
          <w:p w14:paraId="716211AF" w14:textId="77777777" w:rsidR="00045410" w:rsidRPr="008B5A2E" w:rsidRDefault="00045410" w:rsidP="00317CD8">
            <w:pPr>
              <w:pStyle w:val="TableText"/>
              <w:ind w:left="0"/>
              <w:rPr>
                <w:rFonts w:asciiTheme="minorHAnsi" w:hAnsiTheme="minorHAnsi" w:cstheme="minorHAnsi"/>
                <w:szCs w:val="22"/>
              </w:rPr>
            </w:pPr>
            <w:r w:rsidRPr="008B5A2E">
              <w:rPr>
                <w:rFonts w:asciiTheme="minorHAnsi" w:hAnsiTheme="minorHAnsi" w:cstheme="minorHAnsi"/>
                <w:szCs w:val="22"/>
              </w:rPr>
              <w:t>Lightweight Directory Access Protocol</w:t>
            </w:r>
          </w:p>
        </w:tc>
        <w:tc>
          <w:tcPr>
            <w:tcW w:w="5020" w:type="dxa"/>
          </w:tcPr>
          <w:p w14:paraId="5A4D5B63" w14:textId="77777777" w:rsidR="00045410" w:rsidRPr="008B5A2E" w:rsidRDefault="00045410" w:rsidP="00317CD8">
            <w:pPr>
              <w:pStyle w:val="TableText"/>
              <w:ind w:left="0"/>
              <w:rPr>
                <w:rFonts w:asciiTheme="minorHAnsi" w:hAnsiTheme="minorHAnsi" w:cstheme="minorHAnsi"/>
                <w:szCs w:val="22"/>
              </w:rPr>
            </w:pPr>
            <w:r w:rsidRPr="008B5A2E">
              <w:rPr>
                <w:rFonts w:asciiTheme="minorHAnsi" w:hAnsiTheme="minorHAnsi" w:cstheme="minorHAnsi"/>
                <w:szCs w:val="22"/>
              </w:rPr>
              <w:t>A software protocol for enabling anyone to locate organisations, individual and other resources such as files and devices in a network, whether on the public internet or a corporate intranet.  LDAP is a ‘lightweight’ (smaller amount of code) version of the Directory Access Protocol (DAP), which is part of X.500, a standard for directory services in a network.</w:t>
            </w:r>
          </w:p>
        </w:tc>
      </w:tr>
      <w:tr w:rsidR="00045410" w:rsidRPr="008B5A2E" w14:paraId="3AAC3CB2" w14:textId="77777777" w:rsidTr="00317CD8">
        <w:tc>
          <w:tcPr>
            <w:tcW w:w="1559" w:type="dxa"/>
          </w:tcPr>
          <w:p w14:paraId="79282A9B" w14:textId="77777777" w:rsidR="00045410" w:rsidRPr="008B5A2E" w:rsidRDefault="00045410" w:rsidP="00317CD8">
            <w:pPr>
              <w:pStyle w:val="TableText"/>
              <w:ind w:left="0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VIS</w:t>
            </w:r>
          </w:p>
        </w:tc>
        <w:tc>
          <w:tcPr>
            <w:tcW w:w="2127" w:type="dxa"/>
          </w:tcPr>
          <w:p w14:paraId="14F7808F" w14:textId="77777777" w:rsidR="00045410" w:rsidRPr="008B5A2E" w:rsidRDefault="00045410" w:rsidP="00317CD8">
            <w:pPr>
              <w:pStyle w:val="TableText"/>
              <w:ind w:left="0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Virtual Identity Server</w:t>
            </w:r>
          </w:p>
        </w:tc>
        <w:tc>
          <w:tcPr>
            <w:tcW w:w="5020" w:type="dxa"/>
          </w:tcPr>
          <w:p w14:paraId="760BB85A" w14:textId="77777777" w:rsidR="00045410" w:rsidRPr="008B5A2E" w:rsidRDefault="00625365" w:rsidP="00625365">
            <w:pPr>
              <w:pStyle w:val="TableText"/>
              <w:ind w:left="0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Optimal </w:t>
            </w:r>
            <w:proofErr w:type="spellStart"/>
            <w:r>
              <w:rPr>
                <w:rFonts w:asciiTheme="minorHAnsi" w:hAnsiTheme="minorHAnsi" w:cstheme="minorHAnsi"/>
                <w:szCs w:val="22"/>
              </w:rPr>
              <w:t>IdM’s</w:t>
            </w:r>
            <w:proofErr w:type="spellEnd"/>
            <w:r>
              <w:rPr>
                <w:rFonts w:asciiTheme="minorHAnsi" w:hAnsiTheme="minorHAnsi" w:cstheme="minorHAnsi"/>
                <w:szCs w:val="22"/>
              </w:rPr>
              <w:t xml:space="preserve"> </w:t>
            </w:r>
            <w:r w:rsidR="00045410" w:rsidRPr="00045410">
              <w:rPr>
                <w:rFonts w:asciiTheme="minorHAnsi" w:hAnsiTheme="minorHAnsi" w:cstheme="minorHAnsi"/>
                <w:szCs w:val="22"/>
              </w:rPr>
              <w:t>VIS is the fastest, most comprehensive LDAP virtual directory available. VIS is a</w:t>
            </w:r>
            <w:r>
              <w:rPr>
                <w:rFonts w:asciiTheme="minorHAnsi" w:hAnsiTheme="minorHAnsi" w:cstheme="minorHAnsi"/>
                <w:szCs w:val="22"/>
              </w:rPr>
              <w:t>n</w:t>
            </w:r>
            <w:r w:rsidR="00045410" w:rsidRPr="00045410">
              <w:rPr>
                <w:rFonts w:asciiTheme="minorHAnsi" w:hAnsiTheme="minorHAnsi" w:cstheme="minorHAnsi"/>
                <w:szCs w:val="22"/>
              </w:rPr>
              <w:t xml:space="preserve"> LDAP virtual directory server built entirely in .NET managed code. It’s used to enhance your LDAP directory infrastructure, providing key data transformation and virtualization needs. - See more at: https://optimalidm.com/products/on-premise/virtual-identity-server/#sthash.CvMlM2Xk.dpuf</w:t>
            </w:r>
          </w:p>
        </w:tc>
      </w:tr>
    </w:tbl>
    <w:p w14:paraId="7CA156FF" w14:textId="77777777" w:rsidR="00045410" w:rsidRDefault="00045410" w:rsidP="00676021">
      <w:pPr>
        <w:rPr>
          <w:lang w:val="en"/>
        </w:rPr>
      </w:pPr>
      <w:bookmarkStart w:id="26" w:name="_Toc153172418"/>
      <w:bookmarkStart w:id="27" w:name="_Toc153172419"/>
      <w:bookmarkStart w:id="28" w:name="_Toc153172420"/>
      <w:bookmarkEnd w:id="26"/>
      <w:bookmarkEnd w:id="27"/>
      <w:bookmarkEnd w:id="28"/>
    </w:p>
    <w:p w14:paraId="549368C6" w14:textId="77777777" w:rsidR="00C033DA" w:rsidRDefault="00C033DA" w:rsidP="00C033DA">
      <w:pPr>
        <w:pStyle w:val="Heading1Numbered"/>
        <w:numPr>
          <w:ilvl w:val="0"/>
          <w:numId w:val="16"/>
        </w:numPr>
        <w:tabs>
          <w:tab w:val="left" w:pos="720"/>
        </w:tabs>
        <w:jc w:val="both"/>
      </w:pPr>
      <w:bookmarkStart w:id="29" w:name="_Toc322597897"/>
      <w:bookmarkStart w:id="30" w:name="_Toc438560875"/>
      <w:r>
        <w:lastRenderedPageBreak/>
        <w:t>System Configuration</w:t>
      </w:r>
      <w:bookmarkEnd w:id="29"/>
      <w:bookmarkEnd w:id="30"/>
    </w:p>
    <w:p w14:paraId="362762C0" w14:textId="77777777" w:rsidR="00C033DA" w:rsidDel="00972CC9" w:rsidRDefault="00C033DA" w:rsidP="00C033DA">
      <w:pPr>
        <w:rPr>
          <w:del w:id="31" w:author="BBradley" w:date="2012-04-19T10:47:00Z"/>
          <w:rFonts w:cstheme="minorHAnsi"/>
        </w:rPr>
      </w:pPr>
    </w:p>
    <w:p w14:paraId="20042C07" w14:textId="77777777" w:rsidR="00C033DA" w:rsidRDefault="00C033DA" w:rsidP="00C033DA">
      <w:pPr>
        <w:rPr>
          <w:rFonts w:cstheme="minorHAnsi"/>
        </w:rPr>
      </w:pPr>
      <w:r w:rsidRPr="00C52559">
        <w:rPr>
          <w:rFonts w:cstheme="minorHAnsi"/>
        </w:rPr>
        <w:t xml:space="preserve">This </w:t>
      </w:r>
      <w:r>
        <w:rPr>
          <w:rFonts w:cstheme="minorHAnsi"/>
        </w:rPr>
        <w:t>section describes the system configuration supporting the solution:</w:t>
      </w:r>
    </w:p>
    <w:p w14:paraId="5B19DEEF" w14:textId="77777777" w:rsidR="00C033DA" w:rsidRDefault="00C033DA" w:rsidP="00C033DA">
      <w:pPr>
        <w:pStyle w:val="Heading2Numbered"/>
        <w:numPr>
          <w:ilvl w:val="1"/>
          <w:numId w:val="16"/>
        </w:numPr>
      </w:pPr>
      <w:bookmarkStart w:id="32" w:name="_Toc298748400"/>
      <w:bookmarkStart w:id="33" w:name="_Toc322597898"/>
      <w:bookmarkStart w:id="34" w:name="_Toc438560876"/>
      <w:r>
        <w:t>VIS</w:t>
      </w:r>
      <w:r>
        <w:t xml:space="preserve">  Server System Configuration</w:t>
      </w:r>
      <w:bookmarkEnd w:id="32"/>
      <w:bookmarkEnd w:id="33"/>
      <w:bookmarkEnd w:id="34"/>
    </w:p>
    <w:p w14:paraId="0A8A613A" w14:textId="77777777" w:rsidR="00C033DA" w:rsidRPr="00FF5776" w:rsidRDefault="00C033DA" w:rsidP="00C033DA">
      <w:pPr>
        <w:pStyle w:val="Normal-Heading2"/>
        <w:numPr>
          <w:ilvl w:val="0"/>
          <w:numId w:val="0"/>
        </w:numPr>
        <w:ind w:left="709"/>
        <w:rPr>
          <w:lang w:eastAsia="en-US"/>
        </w:rPr>
        <w:pPrChange w:id="35" w:author="BBradley" w:date="2012-04-19T10:47:00Z">
          <w:pPr>
            <w:pStyle w:val="Normal-Heading2"/>
          </w:pPr>
        </w:pPrChange>
      </w:pPr>
    </w:p>
    <w:tbl>
      <w:tblPr>
        <w:tblStyle w:val="UNIFYTableLarge"/>
        <w:tblW w:w="0" w:type="auto"/>
        <w:tblLook w:val="01E0" w:firstRow="1" w:lastRow="1" w:firstColumn="1" w:lastColumn="1" w:noHBand="0" w:noVBand="0"/>
      </w:tblPr>
      <w:tblGrid>
        <w:gridCol w:w="4920"/>
        <w:gridCol w:w="4227"/>
      </w:tblGrid>
      <w:tr w:rsidR="00C033DA" w:rsidRPr="004D43EA" w14:paraId="66E4DBE1" w14:textId="77777777" w:rsidTr="00317C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20" w:type="dxa"/>
            <w:shd w:val="clear" w:color="auto" w:fill="BFBFBF" w:themeFill="background1" w:themeFillShade="BF"/>
          </w:tcPr>
          <w:p w14:paraId="79C09ED8" w14:textId="77777777" w:rsidR="00C033DA" w:rsidRPr="004D43EA" w:rsidRDefault="00C033DA" w:rsidP="00317CD8">
            <w:pPr>
              <w:rPr>
                <w:b w:val="0"/>
              </w:rPr>
            </w:pPr>
            <w:r>
              <w:rPr>
                <w:b w:val="0"/>
              </w:rPr>
              <w:t>Server</w:t>
            </w:r>
          </w:p>
        </w:tc>
        <w:tc>
          <w:tcPr>
            <w:tcW w:w="4227" w:type="dxa"/>
            <w:shd w:val="clear" w:color="auto" w:fill="BFBFBF" w:themeFill="background1" w:themeFillShade="BF"/>
          </w:tcPr>
          <w:p w14:paraId="6D9ACE2F" w14:textId="77777777" w:rsidR="00C033DA" w:rsidRPr="004D43EA" w:rsidRDefault="00C033DA" w:rsidP="00317CD8">
            <w:pPr>
              <w:rPr>
                <w:b w:val="0"/>
              </w:rPr>
            </w:pPr>
            <w:r w:rsidRPr="004D43EA">
              <w:rPr>
                <w:b w:val="0"/>
              </w:rPr>
              <w:t>Value</w:t>
            </w:r>
          </w:p>
        </w:tc>
      </w:tr>
      <w:tr w:rsidR="00C033DA" w:rsidRPr="00805479" w14:paraId="2AF9F56E" w14:textId="77777777" w:rsidTr="00317CD8">
        <w:trPr>
          <w:trHeight w:val="425"/>
        </w:trPr>
        <w:tc>
          <w:tcPr>
            <w:tcW w:w="4920" w:type="dxa"/>
          </w:tcPr>
          <w:p w14:paraId="74D43BD9" w14:textId="77777777" w:rsidR="00C033DA" w:rsidRPr="007B7F4D" w:rsidRDefault="00C033DA" w:rsidP="00317CD8">
            <w:r>
              <w:t>Server Name</w:t>
            </w:r>
          </w:p>
        </w:tc>
        <w:tc>
          <w:tcPr>
            <w:tcW w:w="4227" w:type="dxa"/>
            <w:shd w:val="clear" w:color="auto" w:fill="auto"/>
          </w:tcPr>
          <w:p w14:paraId="0D08F05E" w14:textId="77777777" w:rsidR="00C033DA" w:rsidRDefault="00C033DA" w:rsidP="00C033DA">
            <w:r>
              <w:t>OCCCP-AS</w:t>
            </w:r>
            <w:r>
              <w:t>218</w:t>
            </w:r>
          </w:p>
        </w:tc>
      </w:tr>
      <w:tr w:rsidR="00C033DA" w:rsidRPr="00805479" w14:paraId="7E42905E" w14:textId="77777777" w:rsidTr="00317CD8">
        <w:trPr>
          <w:trHeight w:val="425"/>
        </w:trPr>
        <w:tc>
          <w:tcPr>
            <w:tcW w:w="4920" w:type="dxa"/>
            <w:tcBorders>
              <w:bottom w:val="single" w:sz="2" w:space="0" w:color="D9D9D9" w:themeColor="background1" w:themeShade="D9"/>
            </w:tcBorders>
          </w:tcPr>
          <w:p w14:paraId="5249480A" w14:textId="77777777" w:rsidR="00C033DA" w:rsidRPr="007B7F4D" w:rsidRDefault="00C033DA" w:rsidP="00317CD8">
            <w:r w:rsidRPr="001C43E2">
              <w:t>Domain Name</w:t>
            </w:r>
            <w:r>
              <w:t xml:space="preserve"> </w:t>
            </w:r>
          </w:p>
        </w:tc>
        <w:tc>
          <w:tcPr>
            <w:tcW w:w="4227" w:type="dxa"/>
            <w:tcBorders>
              <w:bottom w:val="single" w:sz="2" w:space="0" w:color="D9D9D9" w:themeColor="background1" w:themeShade="D9"/>
            </w:tcBorders>
          </w:tcPr>
          <w:p w14:paraId="605D819F" w14:textId="77777777" w:rsidR="00C033DA" w:rsidRPr="007B7F4D" w:rsidRDefault="00C033DA" w:rsidP="00317CD8">
            <w:r>
              <w:t>DBB.LOCAL</w:t>
            </w:r>
          </w:p>
        </w:tc>
      </w:tr>
      <w:tr w:rsidR="00C033DA" w:rsidRPr="00805479" w14:paraId="3CA74018" w14:textId="77777777" w:rsidTr="00317CD8">
        <w:trPr>
          <w:trHeight w:val="425"/>
        </w:trPr>
        <w:tc>
          <w:tcPr>
            <w:tcW w:w="4920" w:type="dxa"/>
            <w:shd w:val="clear" w:color="auto" w:fill="BFBFBF" w:themeFill="background1" w:themeFillShade="BF"/>
          </w:tcPr>
          <w:p w14:paraId="5AA95DA8" w14:textId="77777777" w:rsidR="00C033DA" w:rsidRDefault="00C033DA" w:rsidP="00317CD8">
            <w:r>
              <w:t>Network Information</w:t>
            </w:r>
          </w:p>
        </w:tc>
        <w:tc>
          <w:tcPr>
            <w:tcW w:w="4227" w:type="dxa"/>
            <w:shd w:val="clear" w:color="auto" w:fill="BFBFBF" w:themeFill="background1" w:themeFillShade="BF"/>
          </w:tcPr>
          <w:p w14:paraId="2E7AEB72" w14:textId="77777777" w:rsidR="00C033DA" w:rsidRPr="007B7F4D" w:rsidRDefault="00C033DA" w:rsidP="00317CD8"/>
        </w:tc>
      </w:tr>
      <w:tr w:rsidR="00C033DA" w:rsidRPr="00805479" w14:paraId="56D0548C" w14:textId="77777777" w:rsidTr="00317CD8">
        <w:trPr>
          <w:trHeight w:val="425"/>
        </w:trPr>
        <w:tc>
          <w:tcPr>
            <w:tcW w:w="4920" w:type="dxa"/>
            <w:tcBorders>
              <w:bottom w:val="single" w:sz="2" w:space="0" w:color="D9D9D9" w:themeColor="background1" w:themeShade="D9"/>
            </w:tcBorders>
          </w:tcPr>
          <w:p w14:paraId="77529DBA" w14:textId="77777777" w:rsidR="00C033DA" w:rsidRPr="001C179B" w:rsidRDefault="00C033DA" w:rsidP="00317CD8">
            <w:r w:rsidRPr="001C179B">
              <w:t>IP Address (or DHCP)</w:t>
            </w:r>
          </w:p>
        </w:tc>
        <w:tc>
          <w:tcPr>
            <w:tcW w:w="4227" w:type="dxa"/>
            <w:tcBorders>
              <w:bottom w:val="single" w:sz="2" w:space="0" w:color="D9D9D9" w:themeColor="background1" w:themeShade="D9"/>
            </w:tcBorders>
            <w:shd w:val="clear" w:color="auto" w:fill="auto"/>
          </w:tcPr>
          <w:p w14:paraId="3779CD93" w14:textId="77777777" w:rsidR="00C033DA" w:rsidRPr="007B7F4D" w:rsidRDefault="00C033DA" w:rsidP="00317CD8">
            <w:r>
              <w:t>10.19.205.72</w:t>
            </w:r>
          </w:p>
        </w:tc>
      </w:tr>
      <w:tr w:rsidR="00C033DA" w:rsidRPr="00805479" w14:paraId="1D319F67" w14:textId="77777777" w:rsidTr="00317CD8">
        <w:trPr>
          <w:trHeight w:val="425"/>
        </w:trPr>
        <w:tc>
          <w:tcPr>
            <w:tcW w:w="4920" w:type="dxa"/>
            <w:shd w:val="clear" w:color="auto" w:fill="BFBFBF" w:themeFill="background1" w:themeFillShade="BF"/>
          </w:tcPr>
          <w:p w14:paraId="11485807" w14:textId="77777777" w:rsidR="00C033DA" w:rsidRDefault="00847CD4" w:rsidP="00317CD8">
            <w:r>
              <w:t>Firewall</w:t>
            </w:r>
            <w:r w:rsidR="00C033DA">
              <w:t xml:space="preserve"> Information</w:t>
            </w:r>
          </w:p>
        </w:tc>
        <w:tc>
          <w:tcPr>
            <w:tcW w:w="4227" w:type="dxa"/>
            <w:shd w:val="clear" w:color="auto" w:fill="BFBFBF" w:themeFill="background1" w:themeFillShade="BF"/>
          </w:tcPr>
          <w:p w14:paraId="1F65BDDE" w14:textId="77777777" w:rsidR="00C033DA" w:rsidRPr="007B7F4D" w:rsidRDefault="00C033DA" w:rsidP="00317CD8"/>
        </w:tc>
      </w:tr>
      <w:tr w:rsidR="00C033DA" w:rsidRPr="00805479" w14:paraId="2F8B2C90" w14:textId="77777777" w:rsidTr="00317CD8">
        <w:trPr>
          <w:trHeight w:val="425"/>
        </w:trPr>
        <w:tc>
          <w:tcPr>
            <w:tcW w:w="4920" w:type="dxa"/>
            <w:tcBorders>
              <w:bottom w:val="single" w:sz="2" w:space="0" w:color="D9D9D9" w:themeColor="background1" w:themeShade="D9"/>
            </w:tcBorders>
          </w:tcPr>
          <w:p w14:paraId="13BCFD46" w14:textId="77777777" w:rsidR="00C033DA" w:rsidRPr="001C179B" w:rsidRDefault="00847CD4" w:rsidP="00317CD8">
            <w:r>
              <w:t>Inbound UDP/TCP (allowed)</w:t>
            </w:r>
          </w:p>
        </w:tc>
        <w:tc>
          <w:tcPr>
            <w:tcW w:w="4227" w:type="dxa"/>
            <w:tcBorders>
              <w:bottom w:val="single" w:sz="2" w:space="0" w:color="D9D9D9" w:themeColor="background1" w:themeShade="D9"/>
            </w:tcBorders>
            <w:shd w:val="clear" w:color="auto" w:fill="auto"/>
          </w:tcPr>
          <w:p w14:paraId="544D2B83" w14:textId="77777777" w:rsidR="00C033DA" w:rsidRPr="007B7F4D" w:rsidRDefault="00847CD4" w:rsidP="00317CD8">
            <w:r>
              <w:t>636</w:t>
            </w:r>
          </w:p>
        </w:tc>
      </w:tr>
      <w:tr w:rsidR="00847CD4" w:rsidRPr="00805479" w14:paraId="7F5880D1" w14:textId="77777777" w:rsidTr="00317CD8">
        <w:trPr>
          <w:trHeight w:val="425"/>
        </w:trPr>
        <w:tc>
          <w:tcPr>
            <w:tcW w:w="4920" w:type="dxa"/>
            <w:shd w:val="clear" w:color="auto" w:fill="BFBFBF" w:themeFill="background1" w:themeFillShade="BF"/>
          </w:tcPr>
          <w:p w14:paraId="09396057" w14:textId="77777777" w:rsidR="00847CD4" w:rsidRDefault="00847CD4" w:rsidP="00317CD8">
            <w:r>
              <w:t>Directory Services Information</w:t>
            </w:r>
            <w:r>
              <w:t xml:space="preserve"> (listening)</w:t>
            </w:r>
          </w:p>
        </w:tc>
        <w:tc>
          <w:tcPr>
            <w:tcW w:w="4227" w:type="dxa"/>
            <w:shd w:val="clear" w:color="auto" w:fill="BFBFBF" w:themeFill="background1" w:themeFillShade="BF"/>
          </w:tcPr>
          <w:p w14:paraId="79319CC7" w14:textId="77777777" w:rsidR="00847CD4" w:rsidRPr="007B7F4D" w:rsidRDefault="00847CD4" w:rsidP="00317CD8"/>
        </w:tc>
      </w:tr>
      <w:tr w:rsidR="00847CD4" w:rsidRPr="00805479" w14:paraId="6F355604" w14:textId="77777777" w:rsidTr="00317CD8">
        <w:trPr>
          <w:trHeight w:val="425"/>
        </w:trPr>
        <w:tc>
          <w:tcPr>
            <w:tcW w:w="4920" w:type="dxa"/>
            <w:tcBorders>
              <w:bottom w:val="single" w:sz="2" w:space="0" w:color="D9D9D9" w:themeColor="background1" w:themeShade="D9"/>
            </w:tcBorders>
          </w:tcPr>
          <w:p w14:paraId="0152BBF4" w14:textId="77777777" w:rsidR="00847CD4" w:rsidRPr="001C179B" w:rsidRDefault="00847CD4" w:rsidP="00847CD4">
            <w:r>
              <w:t>VIS LDAP Port (local only)</w:t>
            </w:r>
          </w:p>
        </w:tc>
        <w:tc>
          <w:tcPr>
            <w:tcW w:w="4227" w:type="dxa"/>
            <w:tcBorders>
              <w:bottom w:val="single" w:sz="2" w:space="0" w:color="D9D9D9" w:themeColor="background1" w:themeShade="D9"/>
            </w:tcBorders>
            <w:shd w:val="clear" w:color="auto" w:fill="auto"/>
          </w:tcPr>
          <w:p w14:paraId="5E013404" w14:textId="77777777" w:rsidR="00847CD4" w:rsidRPr="007B7F4D" w:rsidRDefault="00847CD4" w:rsidP="00317CD8">
            <w:r>
              <w:t>389</w:t>
            </w:r>
          </w:p>
        </w:tc>
      </w:tr>
      <w:tr w:rsidR="00847CD4" w:rsidRPr="00C033DA" w14:paraId="55453DB4" w14:textId="77777777" w:rsidTr="00317CD8">
        <w:tblPrEx>
          <w:tblLook w:val="04A0" w:firstRow="1" w:lastRow="0" w:firstColumn="1" w:lastColumn="0" w:noHBand="0" w:noVBand="1"/>
        </w:tblPrEx>
        <w:trPr>
          <w:trHeight w:val="425"/>
        </w:trPr>
        <w:tc>
          <w:tcPr>
            <w:tcW w:w="4920" w:type="dxa"/>
          </w:tcPr>
          <w:p w14:paraId="6C31D794" w14:textId="77777777" w:rsidR="00847CD4" w:rsidRDefault="00847CD4" w:rsidP="00847CD4">
            <w:r>
              <w:t>VIS S</w:t>
            </w:r>
            <w:r>
              <w:t>LDAP Port (</w:t>
            </w:r>
            <w:r>
              <w:t>SSL</w:t>
            </w:r>
            <w:r>
              <w:t>)</w:t>
            </w:r>
          </w:p>
        </w:tc>
        <w:tc>
          <w:tcPr>
            <w:tcW w:w="4227" w:type="dxa"/>
          </w:tcPr>
          <w:p w14:paraId="4F2839FB" w14:textId="77777777" w:rsidR="00847CD4" w:rsidRPr="007B7F4D" w:rsidRDefault="00847CD4" w:rsidP="00317CD8">
            <w:r>
              <w:t>636</w:t>
            </w:r>
          </w:p>
        </w:tc>
      </w:tr>
      <w:tr w:rsidR="00847CD4" w:rsidRPr="00805479" w14:paraId="2637B792" w14:textId="77777777" w:rsidTr="00847CD4">
        <w:tblPrEx>
          <w:tblLook w:val="04A0" w:firstRow="1" w:lastRow="0" w:firstColumn="1" w:lastColumn="0" w:noHBand="0" w:noVBand="1"/>
        </w:tblPrEx>
        <w:trPr>
          <w:trHeight w:val="425"/>
        </w:trPr>
        <w:tc>
          <w:tcPr>
            <w:tcW w:w="4920" w:type="dxa"/>
          </w:tcPr>
          <w:p w14:paraId="5C5D1554" w14:textId="77777777" w:rsidR="00847CD4" w:rsidRPr="001C179B" w:rsidRDefault="00847CD4" w:rsidP="00847CD4">
            <w:r>
              <w:t>CSODBB</w:t>
            </w:r>
            <w:r>
              <w:t xml:space="preserve"> </w:t>
            </w:r>
            <w:r>
              <w:t xml:space="preserve">LDAP </w:t>
            </w:r>
            <w:r>
              <w:t>Port (local only)</w:t>
            </w:r>
          </w:p>
        </w:tc>
        <w:tc>
          <w:tcPr>
            <w:tcW w:w="4227" w:type="dxa"/>
          </w:tcPr>
          <w:p w14:paraId="7A0829C7" w14:textId="77777777" w:rsidR="00847CD4" w:rsidRPr="007B7F4D" w:rsidRDefault="00847CD4" w:rsidP="00317CD8">
            <w:r>
              <w:t>50000</w:t>
            </w:r>
          </w:p>
        </w:tc>
      </w:tr>
      <w:tr w:rsidR="00847CD4" w:rsidRPr="00C033DA" w14:paraId="51985948" w14:textId="77777777" w:rsidTr="00847CD4">
        <w:tblPrEx>
          <w:tblLook w:val="04A0" w:firstRow="1" w:lastRow="0" w:firstColumn="1" w:lastColumn="0" w:noHBand="0" w:noVBand="1"/>
        </w:tblPrEx>
        <w:trPr>
          <w:trHeight w:val="425"/>
        </w:trPr>
        <w:tc>
          <w:tcPr>
            <w:tcW w:w="4920" w:type="dxa"/>
          </w:tcPr>
          <w:p w14:paraId="428A34AE" w14:textId="77777777" w:rsidR="00847CD4" w:rsidRDefault="00847CD4" w:rsidP="00847CD4">
            <w:r>
              <w:t>CSODBB SLDAP Port (</w:t>
            </w:r>
            <w:r>
              <w:t>SSL, local only</w:t>
            </w:r>
            <w:r>
              <w:t>)</w:t>
            </w:r>
          </w:p>
        </w:tc>
        <w:tc>
          <w:tcPr>
            <w:tcW w:w="4227" w:type="dxa"/>
          </w:tcPr>
          <w:p w14:paraId="4B13CC7B" w14:textId="77777777" w:rsidR="00847CD4" w:rsidRPr="007B7F4D" w:rsidRDefault="00847CD4" w:rsidP="00317CD8">
            <w:r>
              <w:t>50001</w:t>
            </w:r>
          </w:p>
        </w:tc>
      </w:tr>
    </w:tbl>
    <w:p w14:paraId="5CA60DC0" w14:textId="77777777" w:rsidR="00847CD4" w:rsidRDefault="00847CD4" w:rsidP="00676021">
      <w:pPr>
        <w:rPr>
          <w:lang w:val="en"/>
        </w:rPr>
      </w:pPr>
    </w:p>
    <w:p w14:paraId="696A5C7C" w14:textId="77777777" w:rsidR="00847CD4" w:rsidRDefault="00847CD4" w:rsidP="00847CD4">
      <w:pPr>
        <w:pStyle w:val="Heading1Numbered"/>
        <w:numPr>
          <w:ilvl w:val="0"/>
          <w:numId w:val="16"/>
        </w:numPr>
        <w:tabs>
          <w:tab w:val="left" w:pos="720"/>
        </w:tabs>
        <w:jc w:val="both"/>
      </w:pPr>
      <w:bookmarkStart w:id="36" w:name="_Toc322597901"/>
      <w:bookmarkStart w:id="37" w:name="_Toc438560877"/>
      <w:r>
        <w:lastRenderedPageBreak/>
        <w:t>Domain Account Configuration</w:t>
      </w:r>
      <w:bookmarkEnd w:id="36"/>
      <w:bookmarkEnd w:id="37"/>
    </w:p>
    <w:p w14:paraId="306AE3CE" w14:textId="77777777" w:rsidR="00847CD4" w:rsidRDefault="00847CD4" w:rsidP="00847CD4">
      <w:pPr>
        <w:rPr>
          <w:rFonts w:cstheme="minorHAnsi"/>
        </w:rPr>
      </w:pPr>
    </w:p>
    <w:p w14:paraId="0FB218C0" w14:textId="77777777" w:rsidR="00847CD4" w:rsidRDefault="00847CD4" w:rsidP="00847CD4">
      <w:pPr>
        <w:rPr>
          <w:rFonts w:cstheme="minorHAnsi"/>
        </w:rPr>
      </w:pPr>
      <w:r w:rsidRPr="00C52559">
        <w:rPr>
          <w:rFonts w:cstheme="minorHAnsi"/>
        </w:rPr>
        <w:t xml:space="preserve">This </w:t>
      </w:r>
      <w:r>
        <w:rPr>
          <w:rFonts w:cstheme="minorHAnsi"/>
        </w:rPr>
        <w:t>section describes the AD account configuration for the solution including:</w:t>
      </w:r>
    </w:p>
    <w:p w14:paraId="3E6C3918" w14:textId="77777777" w:rsidR="00847CD4" w:rsidRPr="004D43EA" w:rsidRDefault="00847CD4" w:rsidP="00847CD4">
      <w:pPr>
        <w:pStyle w:val="ListParagraph"/>
        <w:numPr>
          <w:ilvl w:val="0"/>
          <w:numId w:val="28"/>
        </w:numPr>
        <w:spacing w:after="120" w:line="240" w:lineRule="auto"/>
        <w:jc w:val="both"/>
        <w:rPr>
          <w:rFonts w:cstheme="minorHAnsi"/>
        </w:rPr>
      </w:pPr>
      <w:r>
        <w:rPr>
          <w:rFonts w:cstheme="minorHAnsi"/>
        </w:rPr>
        <w:t>Users accounts; and</w:t>
      </w:r>
    </w:p>
    <w:p w14:paraId="58D72229" w14:textId="77777777" w:rsidR="00847CD4" w:rsidRPr="004D43EA" w:rsidRDefault="00847CD4" w:rsidP="00847CD4">
      <w:pPr>
        <w:pStyle w:val="ListParagraph"/>
        <w:numPr>
          <w:ilvl w:val="0"/>
          <w:numId w:val="28"/>
        </w:numPr>
        <w:spacing w:after="120" w:line="240" w:lineRule="auto"/>
        <w:jc w:val="both"/>
        <w:rPr>
          <w:rFonts w:cstheme="minorHAnsi"/>
        </w:rPr>
      </w:pPr>
      <w:r>
        <w:rPr>
          <w:rFonts w:cstheme="minorHAnsi"/>
        </w:rPr>
        <w:t>Service Accounts; and</w:t>
      </w:r>
    </w:p>
    <w:p w14:paraId="504673EF" w14:textId="77777777" w:rsidR="00847CD4" w:rsidRPr="004D43EA" w:rsidRDefault="00847CD4" w:rsidP="00847CD4">
      <w:pPr>
        <w:pStyle w:val="ListParagraph"/>
        <w:numPr>
          <w:ilvl w:val="0"/>
          <w:numId w:val="28"/>
        </w:numPr>
        <w:spacing w:after="120" w:line="240" w:lineRule="auto"/>
        <w:jc w:val="both"/>
        <w:rPr>
          <w:rFonts w:cstheme="minorHAnsi"/>
        </w:rPr>
      </w:pPr>
      <w:r>
        <w:rPr>
          <w:rFonts w:cstheme="minorHAnsi"/>
        </w:rPr>
        <w:t>Group Accounts.</w:t>
      </w:r>
    </w:p>
    <w:p w14:paraId="39DA6706" w14:textId="77777777" w:rsidR="00847CD4" w:rsidRDefault="00847CD4" w:rsidP="00847CD4">
      <w:pPr>
        <w:pStyle w:val="Heading2Numbered"/>
        <w:numPr>
          <w:ilvl w:val="1"/>
          <w:numId w:val="16"/>
        </w:numPr>
      </w:pPr>
      <w:bookmarkStart w:id="38" w:name="_Toc322597902"/>
      <w:bookmarkStart w:id="39" w:name="_Toc438560878"/>
      <w:r>
        <w:t>User Accounts</w:t>
      </w:r>
      <w:bookmarkEnd w:id="38"/>
      <w:bookmarkEnd w:id="39"/>
    </w:p>
    <w:p w14:paraId="0AAF2ACC" w14:textId="77777777" w:rsidR="00847CD4" w:rsidRPr="00847CD4" w:rsidDel="00131DAA" w:rsidRDefault="00847CD4" w:rsidP="00847CD4">
      <w:pPr>
        <w:rPr>
          <w:del w:id="40" w:author="BBradley" w:date="2012-04-19T10:43:00Z"/>
          <w:rFonts w:cstheme="minorHAnsi"/>
        </w:rPr>
      </w:pPr>
    </w:p>
    <w:p w14:paraId="7D0990DF" w14:textId="77777777" w:rsidR="00847CD4" w:rsidRPr="00847CD4" w:rsidRDefault="00847CD4" w:rsidP="00847CD4">
      <w:pPr>
        <w:rPr>
          <w:rFonts w:cstheme="minorHAnsi"/>
        </w:rPr>
      </w:pPr>
      <w:r w:rsidRPr="00C52559">
        <w:rPr>
          <w:rFonts w:cstheme="minorHAnsi"/>
        </w:rPr>
        <w:t xml:space="preserve">This </w:t>
      </w:r>
      <w:r>
        <w:rPr>
          <w:rFonts w:cstheme="minorHAnsi"/>
        </w:rPr>
        <w:t xml:space="preserve">solution uses a single account, </w:t>
      </w:r>
      <w:proofErr w:type="spellStart"/>
      <w:r>
        <w:rPr>
          <w:rFonts w:cstheme="minorHAnsi"/>
        </w:rPr>
        <w:t>fim_portaladmin</w:t>
      </w:r>
      <w:proofErr w:type="spellEnd"/>
      <w:r>
        <w:rPr>
          <w:rFonts w:cstheme="minorHAnsi"/>
        </w:rPr>
        <w:t>, to administer the FIM portal. Other users are not configured to access or manage the FIM Portal</w:t>
      </w:r>
    </w:p>
    <w:p w14:paraId="7307C720" w14:textId="77777777" w:rsidR="00847CD4" w:rsidRDefault="00847CD4" w:rsidP="00847CD4">
      <w:pPr>
        <w:pStyle w:val="Heading2Numbered"/>
        <w:numPr>
          <w:ilvl w:val="1"/>
          <w:numId w:val="16"/>
        </w:numPr>
      </w:pPr>
      <w:bookmarkStart w:id="41" w:name="_Toc322597903"/>
      <w:bookmarkStart w:id="42" w:name="_Toc438560879"/>
      <w:r>
        <w:t>Service Accounts</w:t>
      </w:r>
      <w:bookmarkEnd w:id="41"/>
      <w:bookmarkEnd w:id="42"/>
    </w:p>
    <w:p w14:paraId="0C6F0A3E" w14:textId="77777777" w:rsidR="00847CD4" w:rsidRPr="00170767" w:rsidRDefault="00847CD4" w:rsidP="00847CD4">
      <w:pPr>
        <w:rPr>
          <w:rFonts w:cstheme="minorHAnsi"/>
        </w:rPr>
      </w:pPr>
      <w:r w:rsidRPr="00170767">
        <w:rPr>
          <w:rFonts w:cstheme="minorHAnsi"/>
        </w:rPr>
        <w:t>Forefront Identity Manager requires service accounts to connect to the database</w:t>
      </w:r>
      <w:r>
        <w:rPr>
          <w:rFonts w:cstheme="minorHAnsi"/>
        </w:rPr>
        <w:t>s</w:t>
      </w:r>
      <w:r w:rsidRPr="00170767">
        <w:rPr>
          <w:rFonts w:cstheme="minorHAnsi"/>
        </w:rPr>
        <w:t xml:space="preserve"> and data repositories.  Below are the details of the service accounts </w:t>
      </w:r>
      <w:r>
        <w:rPr>
          <w:rFonts w:cstheme="minorHAnsi"/>
        </w:rPr>
        <w:t>and related configuration</w:t>
      </w:r>
      <w:r w:rsidRPr="00170767">
        <w:rPr>
          <w:rFonts w:cstheme="minorHAnsi"/>
        </w:rPr>
        <w:t xml:space="preserve">.  </w:t>
      </w:r>
    </w:p>
    <w:tbl>
      <w:tblPr>
        <w:tblStyle w:val="UNIFYTableLarge"/>
        <w:tblW w:w="0" w:type="auto"/>
        <w:tblLook w:val="01E0" w:firstRow="1" w:lastRow="1" w:firstColumn="1" w:lastColumn="1" w:noHBand="0" w:noVBand="0"/>
      </w:tblPr>
      <w:tblGrid>
        <w:gridCol w:w="4920"/>
        <w:gridCol w:w="4227"/>
      </w:tblGrid>
      <w:tr w:rsidR="00847CD4" w:rsidRPr="00805479" w14:paraId="631C1591" w14:textId="77777777" w:rsidTr="00317C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20" w:type="dxa"/>
          </w:tcPr>
          <w:p w14:paraId="1AE8AA7E" w14:textId="77777777" w:rsidR="00847CD4" w:rsidRPr="001C43E2" w:rsidRDefault="00847CD4" w:rsidP="00317CD8">
            <w:r>
              <w:t>Account/Configuration</w:t>
            </w:r>
          </w:p>
        </w:tc>
        <w:tc>
          <w:tcPr>
            <w:tcW w:w="4227" w:type="dxa"/>
          </w:tcPr>
          <w:p w14:paraId="6AE15F90" w14:textId="77777777" w:rsidR="00847CD4" w:rsidRPr="001C43E2" w:rsidRDefault="00847CD4" w:rsidP="00317CD8">
            <w:r w:rsidRPr="001C43E2">
              <w:t>Value</w:t>
            </w:r>
          </w:p>
        </w:tc>
      </w:tr>
      <w:tr w:rsidR="00847CD4" w:rsidRPr="00805479" w14:paraId="626B15CC" w14:textId="77777777" w:rsidTr="00317CD8">
        <w:trPr>
          <w:trHeight w:val="425"/>
        </w:trPr>
        <w:tc>
          <w:tcPr>
            <w:tcW w:w="4920" w:type="dxa"/>
          </w:tcPr>
          <w:p w14:paraId="47743810" w14:textId="77777777" w:rsidR="00847CD4" w:rsidRDefault="00847CD4" w:rsidP="00317CD8">
            <w:r>
              <w:t>VIS Service Account Name (reused)</w:t>
            </w:r>
          </w:p>
        </w:tc>
        <w:tc>
          <w:tcPr>
            <w:tcW w:w="4227" w:type="dxa"/>
            <w:shd w:val="clear" w:color="auto" w:fill="auto"/>
          </w:tcPr>
          <w:p w14:paraId="5097963A" w14:textId="77777777" w:rsidR="00847CD4" w:rsidRPr="00805479" w:rsidRDefault="00847CD4" w:rsidP="00317CD8">
            <w:proofErr w:type="spellStart"/>
            <w:r>
              <w:t>dbb</w:t>
            </w:r>
            <w:proofErr w:type="spellEnd"/>
            <w:r>
              <w:t xml:space="preserve">\ </w:t>
            </w:r>
            <w:proofErr w:type="spellStart"/>
            <w:r>
              <w:t>svcFIM_Service</w:t>
            </w:r>
            <w:proofErr w:type="spellEnd"/>
          </w:p>
        </w:tc>
      </w:tr>
      <w:tr w:rsidR="00847CD4" w:rsidRPr="00805479" w14:paraId="5C8B5306" w14:textId="77777777" w:rsidTr="00317CD8">
        <w:trPr>
          <w:trHeight w:val="425"/>
        </w:trPr>
        <w:tc>
          <w:tcPr>
            <w:tcW w:w="4920" w:type="dxa"/>
          </w:tcPr>
          <w:p w14:paraId="41300E13" w14:textId="77777777" w:rsidR="00847CD4" w:rsidRDefault="00847CD4" w:rsidP="00317CD8">
            <w:r>
              <w:t>VIS Service Account Password</w:t>
            </w:r>
          </w:p>
        </w:tc>
        <w:tc>
          <w:tcPr>
            <w:tcW w:w="4227" w:type="dxa"/>
            <w:shd w:val="clear" w:color="auto" w:fill="FFFFFF" w:themeFill="background1"/>
          </w:tcPr>
          <w:p w14:paraId="6B98B602" w14:textId="77777777" w:rsidR="00847CD4" w:rsidRPr="00805479" w:rsidRDefault="00847CD4" w:rsidP="00317CD8">
            <w:r w:rsidRPr="00D02327">
              <w:t>On file</w:t>
            </w:r>
          </w:p>
        </w:tc>
      </w:tr>
    </w:tbl>
    <w:p w14:paraId="67FD0763" w14:textId="77777777" w:rsidR="00847CD4" w:rsidRDefault="00847CD4" w:rsidP="00676021">
      <w:pPr>
        <w:rPr>
          <w:lang w:val="en"/>
        </w:rPr>
      </w:pPr>
    </w:p>
    <w:p w14:paraId="7111449E" w14:textId="77777777" w:rsidR="00847CD4" w:rsidRDefault="00847CD4" w:rsidP="00847CD4">
      <w:pPr>
        <w:pStyle w:val="Heading2Numbered"/>
        <w:numPr>
          <w:ilvl w:val="1"/>
          <w:numId w:val="16"/>
        </w:numPr>
      </w:pPr>
      <w:bookmarkStart w:id="43" w:name="_Toc224957593"/>
      <w:bookmarkStart w:id="44" w:name="_Toc298748403"/>
      <w:bookmarkStart w:id="45" w:name="_Toc322597904"/>
      <w:bookmarkStart w:id="46" w:name="_Toc438560880"/>
      <w:r>
        <w:t xml:space="preserve">Group </w:t>
      </w:r>
      <w:bookmarkEnd w:id="43"/>
      <w:bookmarkEnd w:id="44"/>
      <w:r>
        <w:t>Accounts</w:t>
      </w:r>
      <w:bookmarkEnd w:id="45"/>
      <w:bookmarkEnd w:id="46"/>
    </w:p>
    <w:p w14:paraId="3E825191" w14:textId="77777777" w:rsidR="00847CD4" w:rsidDel="00131DAA" w:rsidRDefault="00847CD4" w:rsidP="00847CD4">
      <w:pPr>
        <w:pStyle w:val="Heading3Numbered"/>
        <w:numPr>
          <w:ilvl w:val="2"/>
          <w:numId w:val="16"/>
        </w:numPr>
        <w:rPr>
          <w:del w:id="47" w:author="BBradley" w:date="2012-04-19T10:42:00Z"/>
        </w:rPr>
      </w:pPr>
      <w:bookmarkStart w:id="48" w:name="_Toc438560846"/>
      <w:bookmarkStart w:id="49" w:name="_Toc438560881"/>
      <w:bookmarkEnd w:id="48"/>
      <w:bookmarkEnd w:id="49"/>
    </w:p>
    <w:p w14:paraId="287FFE5F" w14:textId="77777777" w:rsidR="00847CD4" w:rsidRDefault="00847CD4" w:rsidP="00847CD4">
      <w:pPr>
        <w:pStyle w:val="Heading3Numbered"/>
        <w:numPr>
          <w:ilvl w:val="2"/>
          <w:numId w:val="16"/>
        </w:numPr>
      </w:pPr>
      <w:bookmarkStart w:id="50" w:name="_Toc322597905"/>
      <w:bookmarkStart w:id="51" w:name="_Toc438560882"/>
      <w:r>
        <w:t xml:space="preserve">VIS </w:t>
      </w:r>
      <w:r>
        <w:t>Role Authorization</w:t>
      </w:r>
      <w:bookmarkEnd w:id="50"/>
      <w:bookmarkEnd w:id="51"/>
    </w:p>
    <w:p w14:paraId="514E3C0E" w14:textId="77777777" w:rsidR="00847CD4" w:rsidRPr="00722E92" w:rsidDel="005942BF" w:rsidRDefault="00847CD4" w:rsidP="00847CD4">
      <w:pPr>
        <w:pStyle w:val="Normal-Heading2"/>
        <w:numPr>
          <w:ilvl w:val="0"/>
          <w:numId w:val="0"/>
        </w:numPr>
        <w:ind w:left="1069" w:hanging="360"/>
        <w:rPr>
          <w:del w:id="52" w:author="BBradley" w:date="2012-04-19T10:43:00Z"/>
          <w:lang w:eastAsia="en-US"/>
        </w:rPr>
      </w:pPr>
    </w:p>
    <w:p w14:paraId="4162D21B" w14:textId="77777777" w:rsidR="00847CD4" w:rsidRDefault="00847CD4" w:rsidP="00847CD4">
      <w:pPr>
        <w:rPr>
          <w:rFonts w:cstheme="minorHAnsi"/>
        </w:rPr>
      </w:pPr>
      <w:r w:rsidRPr="002D2378">
        <w:rPr>
          <w:rFonts w:cstheme="minorHAnsi"/>
        </w:rPr>
        <w:t xml:space="preserve">The </w:t>
      </w:r>
      <w:r>
        <w:rPr>
          <w:rFonts w:cstheme="minorHAnsi"/>
        </w:rPr>
        <w:t>VIS Management Console</w:t>
      </w:r>
      <w:r>
        <w:rPr>
          <w:rFonts w:cstheme="minorHAnsi"/>
        </w:rPr>
        <w:t xml:space="preserve"> provides an interface for administering, configuring and operating the </w:t>
      </w:r>
      <w:r>
        <w:rPr>
          <w:rFonts w:cstheme="minorHAnsi"/>
        </w:rPr>
        <w:t>VIS instance, including Virtual Static Groups</w:t>
      </w:r>
      <w:r>
        <w:rPr>
          <w:rFonts w:cstheme="minorHAnsi"/>
        </w:rPr>
        <w:t>.</w:t>
      </w:r>
    </w:p>
    <w:p w14:paraId="07233AAA" w14:textId="77777777" w:rsidR="00847CD4" w:rsidRDefault="00847CD4" w:rsidP="00847CD4">
      <w:pPr>
        <w:rPr>
          <w:rFonts w:cstheme="minorHAnsi"/>
        </w:rPr>
      </w:pPr>
      <w:r>
        <w:rPr>
          <w:rFonts w:cstheme="minorHAnsi"/>
        </w:rPr>
        <w:t xml:space="preserve">There are </w:t>
      </w:r>
      <w:r>
        <w:rPr>
          <w:rFonts w:cstheme="minorHAnsi"/>
        </w:rPr>
        <w:t>2</w:t>
      </w:r>
      <w:r>
        <w:rPr>
          <w:rFonts w:cstheme="minorHAnsi"/>
        </w:rPr>
        <w:t xml:space="preserve"> </w:t>
      </w:r>
      <w:r>
        <w:rPr>
          <w:rFonts w:cstheme="minorHAnsi"/>
        </w:rPr>
        <w:t xml:space="preserve">such </w:t>
      </w:r>
      <w:r>
        <w:rPr>
          <w:rFonts w:cstheme="minorHAnsi"/>
        </w:rPr>
        <w:t xml:space="preserve">groups whose membership defines tasks that can be performed </w:t>
      </w:r>
      <w:r>
        <w:rPr>
          <w:rFonts w:cstheme="minorHAnsi"/>
        </w:rPr>
        <w:t>with respect to VIS</w:t>
      </w:r>
      <w:r>
        <w:rPr>
          <w:rFonts w:cstheme="minorHAnsi"/>
        </w:rPr>
        <w:t>.</w:t>
      </w:r>
    </w:p>
    <w:tbl>
      <w:tblPr>
        <w:tblStyle w:val="UNIFYTableLarge"/>
        <w:tblpPr w:leftFromText="180" w:rightFromText="180" w:vertAnchor="text" w:horzAnchor="margin" w:tblpXSpec="right" w:tblpY="30"/>
        <w:tblW w:w="0" w:type="auto"/>
        <w:tblLook w:val="01E0" w:firstRow="1" w:lastRow="1" w:firstColumn="1" w:lastColumn="1" w:noHBand="0" w:noVBand="0"/>
      </w:tblPr>
      <w:tblGrid>
        <w:gridCol w:w="2640"/>
        <w:gridCol w:w="5690"/>
      </w:tblGrid>
      <w:tr w:rsidR="00847CD4" w14:paraId="69BAE7A6" w14:textId="77777777" w:rsidTr="00317C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640" w:type="dxa"/>
            <w:shd w:val="clear" w:color="auto" w:fill="BFBFBF" w:themeFill="background1" w:themeFillShade="BF"/>
          </w:tcPr>
          <w:p w14:paraId="6D8E51F7" w14:textId="77777777" w:rsidR="00847CD4" w:rsidRPr="00A35A3C" w:rsidRDefault="00847CD4" w:rsidP="00317CD8">
            <w:r>
              <w:t xml:space="preserve">VIS </w:t>
            </w:r>
            <w:r w:rsidRPr="00A35A3C">
              <w:t>Group Name</w:t>
            </w:r>
          </w:p>
        </w:tc>
        <w:tc>
          <w:tcPr>
            <w:tcW w:w="5690" w:type="dxa"/>
            <w:shd w:val="clear" w:color="auto" w:fill="BFBFBF" w:themeFill="background1" w:themeFillShade="BF"/>
          </w:tcPr>
          <w:p w14:paraId="07EB5224" w14:textId="77777777" w:rsidR="00847CD4" w:rsidRPr="00A35A3C" w:rsidRDefault="00847CD4" w:rsidP="00317CD8">
            <w:r>
              <w:t>Role</w:t>
            </w:r>
          </w:p>
        </w:tc>
      </w:tr>
      <w:tr w:rsidR="00847CD4" w14:paraId="2B21E62A" w14:textId="77777777" w:rsidTr="00317CD8">
        <w:tc>
          <w:tcPr>
            <w:tcW w:w="2640" w:type="dxa"/>
          </w:tcPr>
          <w:p w14:paraId="4255AA77" w14:textId="77777777" w:rsidR="00847CD4" w:rsidRDefault="00847CD4" w:rsidP="00317CD8">
            <w:r>
              <w:t>sg-</w:t>
            </w:r>
            <w:proofErr w:type="spellStart"/>
            <w:r>
              <w:t>VISAdminsGroup</w:t>
            </w:r>
            <w:proofErr w:type="spellEnd"/>
          </w:p>
        </w:tc>
        <w:tc>
          <w:tcPr>
            <w:tcW w:w="5690" w:type="dxa"/>
          </w:tcPr>
          <w:p w14:paraId="6B7964EE" w14:textId="77777777" w:rsidR="00847CD4" w:rsidRDefault="00847CD4" w:rsidP="00847CD4">
            <w:r>
              <w:t>Unrestricted admin access to</w:t>
            </w:r>
            <w:r>
              <w:t xml:space="preserve"> </w:t>
            </w:r>
            <w:r>
              <w:t>VIS</w:t>
            </w:r>
          </w:p>
        </w:tc>
      </w:tr>
      <w:tr w:rsidR="00847CD4" w:rsidRPr="00805479" w14:paraId="646F929D" w14:textId="77777777" w:rsidTr="00317CD8">
        <w:tc>
          <w:tcPr>
            <w:tcW w:w="2640" w:type="dxa"/>
          </w:tcPr>
          <w:p w14:paraId="4E879BB8" w14:textId="77777777" w:rsidR="00847CD4" w:rsidRDefault="00847CD4" w:rsidP="00847CD4">
            <w:r>
              <w:t>sg-</w:t>
            </w:r>
            <w:proofErr w:type="spellStart"/>
            <w:r>
              <w:t>VIS</w:t>
            </w:r>
            <w:r>
              <w:t>Reader</w:t>
            </w:r>
            <w:r>
              <w:t>sGroup</w:t>
            </w:r>
            <w:proofErr w:type="spellEnd"/>
          </w:p>
        </w:tc>
        <w:tc>
          <w:tcPr>
            <w:tcW w:w="5690" w:type="dxa"/>
          </w:tcPr>
          <w:p w14:paraId="436DC01B" w14:textId="77777777" w:rsidR="00847CD4" w:rsidRDefault="00847CD4" w:rsidP="00317CD8">
            <w:r>
              <w:t>R</w:t>
            </w:r>
            <w:r w:rsidR="00045410">
              <w:t>ead-only access to VIS on either port 389 or 636</w:t>
            </w:r>
          </w:p>
        </w:tc>
      </w:tr>
    </w:tbl>
    <w:p w14:paraId="275883D4" w14:textId="77777777" w:rsidR="00847CD4" w:rsidRDefault="00847CD4" w:rsidP="00847CD4">
      <w:pPr>
        <w:pStyle w:val="Caption"/>
        <w:jc w:val="center"/>
        <w:rPr>
          <w:rFonts w:asciiTheme="minorHAnsi" w:hAnsiTheme="minorHAnsi" w:cstheme="minorHAnsi"/>
        </w:rPr>
      </w:pPr>
      <w:bookmarkStart w:id="53" w:name="_Toc187204574"/>
      <w:bookmarkStart w:id="54" w:name="_Toc224957646"/>
    </w:p>
    <w:p w14:paraId="09C619FC" w14:textId="77777777" w:rsidR="00847CD4" w:rsidRDefault="00847CD4" w:rsidP="00847CD4">
      <w:pPr>
        <w:pStyle w:val="Caption"/>
        <w:jc w:val="center"/>
        <w:rPr>
          <w:rFonts w:asciiTheme="minorHAnsi" w:hAnsiTheme="minorHAnsi" w:cstheme="minorHAnsi"/>
        </w:rPr>
      </w:pPr>
    </w:p>
    <w:p w14:paraId="0FDF9458" w14:textId="77777777" w:rsidR="00847CD4" w:rsidRDefault="00847CD4" w:rsidP="00847CD4">
      <w:pPr>
        <w:pStyle w:val="Caption"/>
        <w:jc w:val="center"/>
        <w:rPr>
          <w:rFonts w:asciiTheme="minorHAnsi" w:hAnsiTheme="minorHAnsi" w:cstheme="minorHAnsi"/>
        </w:rPr>
      </w:pPr>
    </w:p>
    <w:p w14:paraId="0F4AA580" w14:textId="77777777" w:rsidR="00847CD4" w:rsidRDefault="00847CD4" w:rsidP="00847CD4">
      <w:pPr>
        <w:pStyle w:val="Caption"/>
        <w:jc w:val="center"/>
        <w:rPr>
          <w:rFonts w:asciiTheme="minorHAnsi" w:hAnsiTheme="minorHAnsi" w:cstheme="minorHAnsi"/>
        </w:rPr>
      </w:pPr>
    </w:p>
    <w:p w14:paraId="3DBBD573" w14:textId="77777777" w:rsidR="00847CD4" w:rsidRDefault="00045410" w:rsidP="00847CD4">
      <w:pPr>
        <w:pStyle w:val="Heading3Numbered"/>
        <w:numPr>
          <w:ilvl w:val="2"/>
          <w:numId w:val="16"/>
        </w:numPr>
      </w:pPr>
      <w:bookmarkStart w:id="55" w:name="_Toc438560883"/>
      <w:bookmarkEnd w:id="53"/>
      <w:bookmarkEnd w:id="54"/>
      <w:r>
        <w:lastRenderedPageBreak/>
        <w:t>VIS Admins Group</w:t>
      </w:r>
      <w:bookmarkEnd w:id="55"/>
    </w:p>
    <w:p w14:paraId="69F86E39" w14:textId="77777777" w:rsidR="00847CD4" w:rsidRDefault="00045410" w:rsidP="00847CD4">
      <w:pPr>
        <w:rPr>
          <w:rFonts w:cstheme="minorHAnsi"/>
        </w:rPr>
      </w:pPr>
      <w:r>
        <w:rPr>
          <w:noProof/>
        </w:rPr>
        <w:drawing>
          <wp:inline distT="0" distB="0" distL="0" distR="0" wp14:anchorId="034DDE02" wp14:editId="5D4A9498">
            <wp:extent cx="5943600" cy="290258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6B8D" w14:textId="77777777" w:rsidR="00847CD4" w:rsidRDefault="00045410" w:rsidP="00676021">
      <w:pPr>
        <w:rPr>
          <w:lang w:val="en"/>
        </w:rPr>
      </w:pPr>
      <w:r w:rsidRPr="00045410">
        <w:rPr>
          <w:b/>
          <w:lang w:val="en"/>
        </w:rPr>
        <w:t>Note:</w:t>
      </w:r>
      <w:r>
        <w:rPr>
          <w:lang w:val="en"/>
        </w:rPr>
        <w:t xml:space="preserve"> the </w:t>
      </w:r>
      <w:proofErr w:type="spellStart"/>
      <w:r>
        <w:rPr>
          <w:lang w:val="en"/>
        </w:rPr>
        <w:t>VISAdmins</w:t>
      </w:r>
      <w:proofErr w:type="spellEnd"/>
      <w:r>
        <w:rPr>
          <w:lang w:val="en"/>
        </w:rPr>
        <w:t xml:space="preserve">-D (domain local) group is mastered in FIM, and controls RDP access to the VIS server via nested members of the </w:t>
      </w:r>
      <w:proofErr w:type="spellStart"/>
      <w:r>
        <w:rPr>
          <w:lang w:val="en"/>
        </w:rPr>
        <w:t>VISAdmins</w:t>
      </w:r>
      <w:proofErr w:type="spellEnd"/>
      <w:r>
        <w:rPr>
          <w:lang w:val="en"/>
        </w:rPr>
        <w:t xml:space="preserve">-G (global) group (also FIM-mastered).  It now may be possible to manage ongoing access via the </w:t>
      </w:r>
      <w:proofErr w:type="spellStart"/>
      <w:r>
        <w:rPr>
          <w:lang w:val="en"/>
        </w:rPr>
        <w:t>VISAdmins</w:t>
      </w:r>
      <w:proofErr w:type="spellEnd"/>
      <w:r>
        <w:rPr>
          <w:lang w:val="en"/>
        </w:rPr>
        <w:t>-D DBB.LOCAL group alone – but this has not been validated.</w:t>
      </w:r>
    </w:p>
    <w:p w14:paraId="5090012C" w14:textId="77777777" w:rsidR="00045410" w:rsidRDefault="00045410" w:rsidP="00045410">
      <w:pPr>
        <w:pStyle w:val="Heading3Numbered"/>
        <w:numPr>
          <w:ilvl w:val="2"/>
          <w:numId w:val="16"/>
        </w:numPr>
      </w:pPr>
      <w:bookmarkStart w:id="56" w:name="_Toc438560884"/>
      <w:r>
        <w:t xml:space="preserve">VIS </w:t>
      </w:r>
      <w:r>
        <w:t>Readers</w:t>
      </w:r>
      <w:r>
        <w:t xml:space="preserve"> Group</w:t>
      </w:r>
      <w:bookmarkEnd w:id="56"/>
    </w:p>
    <w:p w14:paraId="3F89E60D" w14:textId="77777777" w:rsidR="00045410" w:rsidRDefault="00045410" w:rsidP="00676021">
      <w:pPr>
        <w:rPr>
          <w:lang w:val="en"/>
        </w:rPr>
      </w:pPr>
      <w:r>
        <w:rPr>
          <w:noProof/>
        </w:rPr>
        <w:drawing>
          <wp:inline distT="0" distB="0" distL="0" distR="0" wp14:anchorId="113368F6" wp14:editId="7C4E5265">
            <wp:extent cx="5943600" cy="2486660"/>
            <wp:effectExtent l="0" t="0" r="0" b="889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5E3C" w14:textId="77777777" w:rsidR="00A36CB0" w:rsidRPr="00567F7F" w:rsidRDefault="00C033DA" w:rsidP="00625365">
      <w:pPr>
        <w:pStyle w:val="Heading1Numbered"/>
        <w:numPr>
          <w:ilvl w:val="0"/>
          <w:numId w:val="16"/>
        </w:numPr>
        <w:tabs>
          <w:tab w:val="left" w:pos="720"/>
        </w:tabs>
        <w:jc w:val="both"/>
      </w:pPr>
      <w:bookmarkStart w:id="57" w:name="_Toc438555819"/>
      <w:bookmarkStart w:id="58" w:name="_Toc438560885"/>
      <w:bookmarkEnd w:id="0"/>
      <w:r>
        <w:lastRenderedPageBreak/>
        <w:t>Installation</w:t>
      </w:r>
      <w:r w:rsidR="00681ACC" w:rsidRPr="00567F7F">
        <w:t xml:space="preserve"> </w:t>
      </w:r>
      <w:r w:rsidR="00C12DD7" w:rsidRPr="00567F7F">
        <w:t>Prerequisites</w:t>
      </w:r>
      <w:bookmarkEnd w:id="57"/>
      <w:bookmarkEnd w:id="58"/>
    </w:p>
    <w:p w14:paraId="6E6AF1A5" w14:textId="77777777" w:rsidR="00711C2F" w:rsidRPr="00567F7F" w:rsidRDefault="00711C2F" w:rsidP="00625365">
      <w:pPr>
        <w:pStyle w:val="Heading2Numbered"/>
        <w:numPr>
          <w:ilvl w:val="1"/>
          <w:numId w:val="16"/>
        </w:numPr>
      </w:pPr>
      <w:bookmarkStart w:id="59" w:name="_Toc438555820"/>
      <w:bookmarkStart w:id="60" w:name="_Toc438560886"/>
      <w:r w:rsidRPr="00567F7F">
        <w:t>Install the ADLDS Role</w:t>
      </w:r>
      <w:bookmarkEnd w:id="59"/>
      <w:bookmarkEnd w:id="60"/>
    </w:p>
    <w:p w14:paraId="17C53C95" w14:textId="77777777" w:rsidR="00A36CB0" w:rsidRDefault="00C12DD7" w:rsidP="00681ACC">
      <w:pPr>
        <w:rPr>
          <w:lang w:val="en"/>
        </w:rPr>
      </w:pPr>
      <w:r>
        <w:rPr>
          <w:noProof/>
        </w:rPr>
        <w:lastRenderedPageBreak/>
        <w:drawing>
          <wp:inline distT="0" distB="0" distL="0" distR="0" wp14:anchorId="63BBF343" wp14:editId="3C7033DF">
            <wp:extent cx="5486400" cy="3883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8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1ACC">
        <w:rPr>
          <w:lang w:val="en"/>
        </w:rPr>
        <w:br/>
      </w:r>
      <w:r>
        <w:rPr>
          <w:noProof/>
        </w:rPr>
        <w:drawing>
          <wp:inline distT="0" distB="0" distL="0" distR="0" wp14:anchorId="3782C662" wp14:editId="2F01654F">
            <wp:extent cx="5486400" cy="3883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8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1DA81" w14:textId="77777777" w:rsidR="008C497C" w:rsidRPr="00567F7F" w:rsidRDefault="008C497C" w:rsidP="00625365">
      <w:pPr>
        <w:pStyle w:val="Heading2Numbered"/>
        <w:numPr>
          <w:ilvl w:val="1"/>
          <w:numId w:val="16"/>
        </w:numPr>
      </w:pPr>
      <w:bookmarkStart w:id="61" w:name="_Toc438555821"/>
      <w:bookmarkStart w:id="62" w:name="_Toc438560887"/>
      <w:r w:rsidRPr="00567F7F">
        <w:lastRenderedPageBreak/>
        <w:t>Uninstall existing CSODBB ADLDS instance</w:t>
      </w:r>
      <w:bookmarkEnd w:id="61"/>
      <w:bookmarkEnd w:id="62"/>
    </w:p>
    <w:p w14:paraId="36182715" w14:textId="77777777" w:rsidR="008C497C" w:rsidRDefault="008C497C" w:rsidP="008C497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This is done from the control panel - make sure you are an ADMIN of the ADLDS instance:</w:t>
      </w:r>
    </w:p>
    <w:p w14:paraId="57A02E83" w14:textId="77777777" w:rsidR="008C497C" w:rsidRDefault="008C497C" w:rsidP="008C497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 wp14:anchorId="63985B05" wp14:editId="66E8A80E">
            <wp:extent cx="5486400" cy="32956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54848" w14:textId="77777777" w:rsidR="008C497C" w:rsidRDefault="008C497C" w:rsidP="008C497C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Uninstall</w:t>
      </w:r>
      <w:r>
        <w:rPr>
          <w:rFonts w:ascii="Calibri" w:hAnsi="Calibri" w:cs="Calibri"/>
          <w:lang w:val="en"/>
        </w:rPr>
        <w:br/>
      </w:r>
      <w:r>
        <w:rPr>
          <w:rFonts w:ascii="Calibri" w:hAnsi="Calibri" w:cs="Calibri"/>
          <w:noProof/>
        </w:rPr>
        <w:drawing>
          <wp:inline distT="0" distB="0" distL="0" distR="0" wp14:anchorId="068407BE" wp14:editId="1229B1A8">
            <wp:extent cx="4724400" cy="16383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2D331" w14:textId="77777777" w:rsidR="008C497C" w:rsidRDefault="008C497C" w:rsidP="008C497C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Yes</w:t>
      </w:r>
      <w:r>
        <w:rPr>
          <w:rFonts w:ascii="Calibri" w:hAnsi="Calibri" w:cs="Calibri"/>
          <w:lang w:val="en"/>
        </w:rPr>
        <w:br/>
      </w:r>
      <w:r>
        <w:rPr>
          <w:rFonts w:ascii="Calibri" w:hAnsi="Calibri" w:cs="Calibri"/>
          <w:noProof/>
        </w:rPr>
        <w:drawing>
          <wp:inline distT="0" distB="0" distL="0" distR="0" wp14:anchorId="64914542" wp14:editId="341ADCE7">
            <wp:extent cx="4686300" cy="18859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lang w:val="en"/>
        </w:rPr>
        <w:br/>
      </w:r>
      <w:r>
        <w:rPr>
          <w:rFonts w:ascii="Calibri" w:hAnsi="Calibri" w:cs="Calibri"/>
          <w:noProof/>
        </w:rPr>
        <w:lastRenderedPageBreak/>
        <w:drawing>
          <wp:inline distT="0" distB="0" distL="0" distR="0" wp14:anchorId="0599614A" wp14:editId="6835FF6A">
            <wp:extent cx="4686300" cy="17621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CBAE6" w14:textId="77777777" w:rsidR="008C497C" w:rsidRDefault="008C497C" w:rsidP="008C497C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Yes</w:t>
      </w:r>
      <w:r>
        <w:rPr>
          <w:rFonts w:ascii="Calibri" w:hAnsi="Calibri" w:cs="Calibri"/>
          <w:lang w:val="en"/>
        </w:rPr>
        <w:br/>
      </w:r>
      <w:r>
        <w:rPr>
          <w:rFonts w:ascii="Calibri" w:hAnsi="Calibri" w:cs="Calibri"/>
          <w:noProof/>
        </w:rPr>
        <w:drawing>
          <wp:inline distT="0" distB="0" distL="0" distR="0" wp14:anchorId="7A9473CD" wp14:editId="2C2B67B3">
            <wp:extent cx="4600575" cy="16383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AB098" w14:textId="77777777" w:rsidR="008C497C" w:rsidRPr="00567F7F" w:rsidRDefault="008C497C" w:rsidP="00625365">
      <w:pPr>
        <w:pStyle w:val="Heading1Numbered"/>
        <w:numPr>
          <w:ilvl w:val="0"/>
          <w:numId w:val="16"/>
        </w:numPr>
        <w:tabs>
          <w:tab w:val="left" w:pos="720"/>
        </w:tabs>
        <w:jc w:val="both"/>
      </w:pPr>
      <w:bookmarkStart w:id="63" w:name="_Toc438555822"/>
      <w:bookmarkStart w:id="64" w:name="_Toc438560888"/>
      <w:r w:rsidRPr="00567F7F">
        <w:lastRenderedPageBreak/>
        <w:t>Install the CSODBB ADLDS instance</w:t>
      </w:r>
      <w:bookmarkEnd w:id="63"/>
      <w:bookmarkEnd w:id="64"/>
    </w:p>
    <w:p w14:paraId="36F5830C" w14:textId="77777777" w:rsidR="008C497C" w:rsidRDefault="008C497C" w:rsidP="008C497C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Add the ADLDS role</w:t>
      </w:r>
    </w:p>
    <w:p w14:paraId="03B141C6" w14:textId="77777777" w:rsidR="008C497C" w:rsidRDefault="008C497C" w:rsidP="008C497C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Copy D:\Install\csodbb-user.ldf to C:\Windows\ADAM</w:t>
      </w:r>
    </w:p>
    <w:p w14:paraId="4234F74F" w14:textId="77777777" w:rsidR="008C497C" w:rsidRDefault="008C497C" w:rsidP="008C497C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From the C:\Windows\ADAM\ folder run adaminstall.exe (AS ADMINISTRATOR)</w:t>
      </w:r>
      <w:r>
        <w:rPr>
          <w:rFonts w:ascii="Calibri" w:hAnsi="Calibri" w:cs="Calibri"/>
          <w:lang w:val="en"/>
        </w:rPr>
        <w:br/>
      </w:r>
      <w:r>
        <w:rPr>
          <w:rFonts w:ascii="Calibri" w:hAnsi="Calibri" w:cs="Calibri"/>
          <w:noProof/>
        </w:rPr>
        <w:drawing>
          <wp:inline distT="0" distB="0" distL="0" distR="0" wp14:anchorId="18360AFB" wp14:editId="6C500790">
            <wp:extent cx="4886325" cy="38004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07C40" w14:textId="77777777" w:rsidR="008C497C" w:rsidRDefault="008C497C" w:rsidP="008C497C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Next&gt;</w:t>
      </w:r>
      <w:r>
        <w:rPr>
          <w:rFonts w:ascii="Calibri" w:hAnsi="Calibri" w:cs="Calibri"/>
          <w:lang w:val="en"/>
        </w:rPr>
        <w:br/>
      </w:r>
      <w:r>
        <w:rPr>
          <w:rFonts w:ascii="Calibri" w:hAnsi="Calibri" w:cs="Calibri"/>
          <w:noProof/>
        </w:rPr>
        <w:lastRenderedPageBreak/>
        <w:drawing>
          <wp:inline distT="0" distB="0" distL="0" distR="0" wp14:anchorId="553F0AFC" wp14:editId="6E954022">
            <wp:extent cx="4886325" cy="38004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B61F6" w14:textId="77777777" w:rsidR="008C497C" w:rsidRDefault="008C497C" w:rsidP="008C497C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Next (leave "A unique instance")</w:t>
      </w:r>
      <w:r>
        <w:rPr>
          <w:rFonts w:ascii="Calibri" w:hAnsi="Calibri" w:cs="Calibri"/>
          <w:lang w:val="en"/>
        </w:rPr>
        <w:br/>
      </w:r>
      <w:r>
        <w:rPr>
          <w:rFonts w:ascii="Calibri" w:hAnsi="Calibri" w:cs="Calibri"/>
          <w:noProof/>
        </w:rPr>
        <w:drawing>
          <wp:inline distT="0" distB="0" distL="0" distR="0" wp14:anchorId="6ECA4957" wp14:editId="616C8B82">
            <wp:extent cx="4886325" cy="38004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lang w:val="en"/>
        </w:rPr>
        <w:br/>
        <w:t>Instance name = CSODBB</w:t>
      </w:r>
      <w:r>
        <w:rPr>
          <w:rFonts w:ascii="Calibri" w:hAnsi="Calibri" w:cs="Calibri"/>
          <w:lang w:val="en"/>
        </w:rPr>
        <w:br/>
      </w:r>
      <w:r>
        <w:rPr>
          <w:rFonts w:ascii="Calibri" w:hAnsi="Calibri" w:cs="Calibri"/>
          <w:lang w:val="en"/>
        </w:rPr>
        <w:lastRenderedPageBreak/>
        <w:t>Description = AD LDS instance for Auxiliary CSODBB user attributes</w:t>
      </w:r>
    </w:p>
    <w:p w14:paraId="0FDA1BD9" w14:textId="77777777" w:rsidR="008C497C" w:rsidRDefault="008C497C" w:rsidP="008C497C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Next&gt;</w:t>
      </w:r>
      <w:r>
        <w:rPr>
          <w:rFonts w:ascii="Calibri" w:hAnsi="Calibri" w:cs="Calibri"/>
          <w:lang w:val="en"/>
        </w:rPr>
        <w:br/>
      </w:r>
      <w:r>
        <w:rPr>
          <w:rFonts w:ascii="Calibri" w:hAnsi="Calibri" w:cs="Calibri"/>
          <w:noProof/>
        </w:rPr>
        <w:drawing>
          <wp:inline distT="0" distB="0" distL="0" distR="0" wp14:anchorId="1C30F2A4" wp14:editId="1CD92D16">
            <wp:extent cx="4886325" cy="380047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lang w:val="en"/>
        </w:rPr>
        <w:br/>
        <w:t>ports are as per default (50000, 50001)</w:t>
      </w:r>
    </w:p>
    <w:p w14:paraId="3D6B0283" w14:textId="77777777" w:rsidR="008C497C" w:rsidRDefault="008C497C" w:rsidP="008C497C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Next&gt;</w:t>
      </w:r>
      <w:r>
        <w:rPr>
          <w:rFonts w:ascii="Calibri" w:hAnsi="Calibri" w:cs="Calibri"/>
          <w:lang w:val="en"/>
        </w:rPr>
        <w:br/>
      </w:r>
      <w:r>
        <w:rPr>
          <w:rFonts w:ascii="Calibri" w:hAnsi="Calibri" w:cs="Calibri"/>
          <w:noProof/>
        </w:rPr>
        <w:lastRenderedPageBreak/>
        <w:drawing>
          <wp:inline distT="0" distB="0" distL="0" distR="0" wp14:anchorId="52A35E9C" wp14:editId="60717AA9">
            <wp:extent cx="4886325" cy="38004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lang w:val="en"/>
        </w:rPr>
        <w:br/>
        <w:t>Partition = "DC=CSODBB"</w:t>
      </w:r>
    </w:p>
    <w:p w14:paraId="4D4C3BA6" w14:textId="77777777" w:rsidR="008C497C" w:rsidRDefault="008C497C" w:rsidP="008C497C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Next&gt;</w:t>
      </w:r>
      <w:r>
        <w:rPr>
          <w:rFonts w:ascii="Calibri" w:hAnsi="Calibri" w:cs="Calibri"/>
          <w:lang w:val="en"/>
        </w:rPr>
        <w:br/>
      </w:r>
      <w:r>
        <w:rPr>
          <w:rFonts w:ascii="Calibri" w:hAnsi="Calibri" w:cs="Calibri"/>
          <w:noProof/>
        </w:rPr>
        <w:drawing>
          <wp:inline distT="0" distB="0" distL="0" distR="0" wp14:anchorId="7C7B8620" wp14:editId="29D56693">
            <wp:extent cx="4886325" cy="38004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lang w:val="en"/>
        </w:rPr>
        <w:br/>
      </w:r>
      <w:r>
        <w:rPr>
          <w:rFonts w:ascii="Calibri" w:hAnsi="Calibri" w:cs="Calibri"/>
          <w:lang w:val="en"/>
        </w:rPr>
        <w:lastRenderedPageBreak/>
        <w:t>Data files = D:\Program Files\Microsoft ADAM\CSODBB\data</w:t>
      </w:r>
      <w:r>
        <w:rPr>
          <w:rFonts w:ascii="Calibri" w:hAnsi="Calibri" w:cs="Calibri"/>
          <w:lang w:val="en"/>
        </w:rPr>
        <w:br/>
      </w:r>
      <w:proofErr w:type="spellStart"/>
      <w:r>
        <w:rPr>
          <w:rFonts w:ascii="Calibri" w:hAnsi="Calibri" w:cs="Calibri"/>
          <w:lang w:val="en"/>
        </w:rPr>
        <w:t>Data</w:t>
      </w:r>
      <w:proofErr w:type="spellEnd"/>
      <w:r>
        <w:rPr>
          <w:rFonts w:ascii="Calibri" w:hAnsi="Calibri" w:cs="Calibri"/>
          <w:lang w:val="en"/>
        </w:rPr>
        <w:t xml:space="preserve"> recovery files = D:\Program Files\Microsoft ADAM\CSODBB\data</w:t>
      </w:r>
      <w:r>
        <w:rPr>
          <w:rFonts w:ascii="Calibri" w:hAnsi="Calibri" w:cs="Calibri"/>
          <w:lang w:val="en"/>
        </w:rPr>
        <w:br/>
      </w:r>
      <w:r>
        <w:rPr>
          <w:rFonts w:ascii="Calibri" w:hAnsi="Calibri" w:cs="Calibri"/>
          <w:b/>
          <w:bCs/>
          <w:i/>
          <w:iCs/>
          <w:lang w:val="en"/>
        </w:rPr>
        <w:t>(NOTE: use D drive not default C drive)</w:t>
      </w:r>
    </w:p>
    <w:p w14:paraId="009923E7" w14:textId="77777777" w:rsidR="008C497C" w:rsidRDefault="008C497C" w:rsidP="008C497C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Next&gt;</w:t>
      </w:r>
      <w:r>
        <w:rPr>
          <w:rFonts w:ascii="Calibri" w:hAnsi="Calibri" w:cs="Calibri"/>
          <w:lang w:val="en"/>
        </w:rPr>
        <w:br/>
      </w:r>
      <w:r>
        <w:rPr>
          <w:rFonts w:ascii="Calibri" w:hAnsi="Calibri" w:cs="Calibri"/>
          <w:noProof/>
        </w:rPr>
        <w:drawing>
          <wp:inline distT="0" distB="0" distL="0" distR="0" wp14:anchorId="7ACCCD12" wp14:editId="1DE42A2C">
            <wp:extent cx="4886325" cy="38004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lang w:val="en"/>
        </w:rPr>
        <w:br/>
        <w:t>(use network service account)</w:t>
      </w:r>
    </w:p>
    <w:p w14:paraId="0E030B2B" w14:textId="77777777" w:rsidR="008C497C" w:rsidRDefault="008C497C" w:rsidP="008C497C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Next&gt;</w:t>
      </w:r>
      <w:r>
        <w:rPr>
          <w:rFonts w:ascii="Calibri" w:hAnsi="Calibri" w:cs="Calibri"/>
          <w:lang w:val="en"/>
        </w:rPr>
        <w:br/>
      </w:r>
      <w:r>
        <w:rPr>
          <w:rFonts w:ascii="Calibri" w:hAnsi="Calibri" w:cs="Calibri"/>
          <w:noProof/>
        </w:rPr>
        <w:lastRenderedPageBreak/>
        <w:drawing>
          <wp:inline distT="0" distB="0" distL="0" distR="0" wp14:anchorId="55328C8F" wp14:editId="0F473B18">
            <wp:extent cx="4886325" cy="38004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lang w:val="en"/>
        </w:rPr>
        <w:br/>
        <w:t xml:space="preserve">Leave as the logged on </w:t>
      </w:r>
      <w:proofErr w:type="gramStart"/>
      <w:r>
        <w:rPr>
          <w:rFonts w:ascii="Calibri" w:hAnsi="Calibri" w:cs="Calibri"/>
          <w:lang w:val="en"/>
        </w:rPr>
        <w:t>user</w:t>
      </w:r>
      <w:proofErr w:type="gramEnd"/>
      <w:r>
        <w:rPr>
          <w:rFonts w:ascii="Calibri" w:hAnsi="Calibri" w:cs="Calibri"/>
          <w:lang w:val="en"/>
        </w:rPr>
        <w:br/>
      </w:r>
      <w:r>
        <w:rPr>
          <w:rFonts w:ascii="Calibri" w:hAnsi="Calibri" w:cs="Calibri"/>
          <w:b/>
          <w:bCs/>
          <w:i/>
          <w:iCs/>
          <w:lang w:val="en"/>
        </w:rPr>
        <w:t>(Note: we will be adding an appropriate GROUP to the ADMINS role after install!)</w:t>
      </w:r>
    </w:p>
    <w:p w14:paraId="25D03795" w14:textId="77777777" w:rsidR="008C497C" w:rsidRDefault="008C497C" w:rsidP="008C497C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Next&gt;</w:t>
      </w:r>
      <w:r>
        <w:rPr>
          <w:rFonts w:ascii="Calibri" w:hAnsi="Calibri" w:cs="Calibri"/>
          <w:lang w:val="en"/>
        </w:rPr>
        <w:br/>
      </w:r>
      <w:r>
        <w:rPr>
          <w:rFonts w:ascii="Calibri" w:hAnsi="Calibri" w:cs="Calibri"/>
          <w:noProof/>
        </w:rPr>
        <w:lastRenderedPageBreak/>
        <w:drawing>
          <wp:inline distT="0" distB="0" distL="0" distR="0" wp14:anchorId="3AB2C5D6" wp14:editId="775C6C78">
            <wp:extent cx="4886325" cy="38004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lang w:val="en"/>
        </w:rPr>
        <w:br/>
        <w:t>(</w:t>
      </w:r>
      <w:r>
        <w:rPr>
          <w:rFonts w:ascii="Calibri" w:hAnsi="Calibri" w:cs="Calibri"/>
          <w:b/>
          <w:bCs/>
          <w:i/>
          <w:iCs/>
          <w:lang w:val="en"/>
        </w:rPr>
        <w:t xml:space="preserve">Note - </w:t>
      </w:r>
      <w:proofErr w:type="spellStart"/>
      <w:r>
        <w:rPr>
          <w:rFonts w:ascii="Calibri" w:hAnsi="Calibri" w:cs="Calibri"/>
          <w:b/>
          <w:bCs/>
          <w:i/>
          <w:iCs/>
          <w:lang w:val="en"/>
        </w:rPr>
        <w:t>csodbb-user.ldf</w:t>
      </w:r>
      <w:proofErr w:type="spellEnd"/>
      <w:r>
        <w:rPr>
          <w:rFonts w:ascii="Calibri" w:hAnsi="Calibri" w:cs="Calibri"/>
          <w:b/>
          <w:bCs/>
          <w:i/>
          <w:iCs/>
          <w:lang w:val="en"/>
        </w:rPr>
        <w:t xml:space="preserve"> MUST be copied to C:\Windows\ADAM in step #2 above for this to appear correctly in the above screenshot)</w:t>
      </w:r>
    </w:p>
    <w:p w14:paraId="3FF10EA2" w14:textId="77777777" w:rsidR="008C497C" w:rsidRPr="008C497C" w:rsidRDefault="008C497C" w:rsidP="008C497C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Next&gt;</w:t>
      </w:r>
      <w:r>
        <w:rPr>
          <w:rFonts w:ascii="Calibri" w:hAnsi="Calibri" w:cs="Calibri"/>
          <w:lang w:val="en"/>
        </w:rPr>
        <w:br/>
      </w:r>
      <w:r>
        <w:rPr>
          <w:rFonts w:ascii="Calibri" w:hAnsi="Calibri" w:cs="Calibri"/>
          <w:noProof/>
        </w:rPr>
        <w:lastRenderedPageBreak/>
        <w:drawing>
          <wp:inline distT="0" distB="0" distL="0" distR="0" wp14:anchorId="2FBA2D9B" wp14:editId="14747073">
            <wp:extent cx="4886325" cy="38004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lang w:val="en"/>
        </w:rPr>
        <w:br/>
      </w:r>
      <w:r>
        <w:rPr>
          <w:rFonts w:ascii="Calibri" w:hAnsi="Calibri" w:cs="Calibri"/>
          <w:b/>
          <w:bCs/>
          <w:lang w:val="en"/>
        </w:rPr>
        <w:t>Note: see below for full text from the above dialog:</w:t>
      </w:r>
    </w:p>
    <w:p w14:paraId="1DCB213A" w14:textId="77777777" w:rsidR="008C497C" w:rsidRPr="008C497C" w:rsidRDefault="008C497C" w:rsidP="008C497C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i/>
          <w:iCs/>
          <w:lang w:val="en"/>
        </w:rPr>
      </w:pPr>
      <w:r w:rsidRPr="008C497C">
        <w:rPr>
          <w:rFonts w:ascii="Calibri" w:hAnsi="Calibri" w:cs="Calibri"/>
          <w:i/>
          <w:iCs/>
          <w:lang w:val="en"/>
        </w:rPr>
        <w:t>Install a unique instance of AD LDS.</w:t>
      </w:r>
    </w:p>
    <w:p w14:paraId="14C66B11" w14:textId="77777777" w:rsidR="008C497C" w:rsidRPr="008C497C" w:rsidRDefault="008C497C" w:rsidP="008C497C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i/>
          <w:iCs/>
          <w:lang w:val="en"/>
        </w:rPr>
      </w:pPr>
    </w:p>
    <w:p w14:paraId="1B06191C" w14:textId="77777777" w:rsidR="008C497C" w:rsidRPr="008C497C" w:rsidRDefault="008C497C" w:rsidP="008C497C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i/>
          <w:iCs/>
          <w:lang w:val="en"/>
        </w:rPr>
      </w:pPr>
      <w:r w:rsidRPr="008C497C">
        <w:rPr>
          <w:rFonts w:ascii="Calibri" w:hAnsi="Calibri" w:cs="Calibri"/>
          <w:i/>
          <w:iCs/>
          <w:lang w:val="en"/>
        </w:rPr>
        <w:t>Instance name: CSODBB</w:t>
      </w:r>
    </w:p>
    <w:p w14:paraId="53FE07E9" w14:textId="77777777" w:rsidR="008C497C" w:rsidRPr="008C497C" w:rsidRDefault="008C497C" w:rsidP="008C497C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i/>
          <w:iCs/>
          <w:lang w:val="en"/>
        </w:rPr>
      </w:pPr>
      <w:r w:rsidRPr="008C497C">
        <w:rPr>
          <w:rFonts w:ascii="Calibri" w:hAnsi="Calibri" w:cs="Calibri"/>
          <w:i/>
          <w:iCs/>
          <w:lang w:val="en"/>
        </w:rPr>
        <w:t>Computers will connect to this instance of AD LDS using the following ports:</w:t>
      </w:r>
    </w:p>
    <w:p w14:paraId="53824D16" w14:textId="77777777" w:rsidR="008C497C" w:rsidRPr="008C497C" w:rsidRDefault="008C497C" w:rsidP="008C497C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i/>
          <w:iCs/>
          <w:lang w:val="en"/>
        </w:rPr>
      </w:pPr>
      <w:r w:rsidRPr="008C497C">
        <w:rPr>
          <w:rFonts w:ascii="Calibri" w:hAnsi="Calibri" w:cs="Calibri"/>
          <w:i/>
          <w:iCs/>
          <w:lang w:val="en"/>
        </w:rPr>
        <w:t>LDAP port: 50000</w:t>
      </w:r>
    </w:p>
    <w:p w14:paraId="48D41DDB" w14:textId="77777777" w:rsidR="008C497C" w:rsidRPr="008C497C" w:rsidRDefault="008C497C" w:rsidP="008C497C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i/>
          <w:iCs/>
          <w:lang w:val="en"/>
        </w:rPr>
      </w:pPr>
      <w:r w:rsidRPr="008C497C">
        <w:rPr>
          <w:rFonts w:ascii="Calibri" w:hAnsi="Calibri" w:cs="Calibri"/>
          <w:i/>
          <w:iCs/>
          <w:lang w:val="en"/>
        </w:rPr>
        <w:t>SSL port: 50001</w:t>
      </w:r>
    </w:p>
    <w:p w14:paraId="0C8A44BC" w14:textId="77777777" w:rsidR="008C497C" w:rsidRPr="008C497C" w:rsidRDefault="008C497C" w:rsidP="008C497C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i/>
          <w:iCs/>
          <w:lang w:val="en"/>
        </w:rPr>
      </w:pPr>
    </w:p>
    <w:p w14:paraId="2F7BA289" w14:textId="77777777" w:rsidR="008C497C" w:rsidRPr="008C497C" w:rsidRDefault="008C497C" w:rsidP="008C497C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i/>
          <w:iCs/>
          <w:lang w:val="en"/>
        </w:rPr>
      </w:pPr>
      <w:r w:rsidRPr="008C497C">
        <w:rPr>
          <w:rFonts w:ascii="Calibri" w:hAnsi="Calibri" w:cs="Calibri"/>
          <w:i/>
          <w:iCs/>
          <w:lang w:val="en"/>
        </w:rPr>
        <w:t xml:space="preserve">AD LDS replication will use </w:t>
      </w:r>
      <w:proofErr w:type="gramStart"/>
      <w:r w:rsidRPr="008C497C">
        <w:rPr>
          <w:rFonts w:ascii="Calibri" w:hAnsi="Calibri" w:cs="Calibri"/>
          <w:i/>
          <w:iCs/>
          <w:lang w:val="en"/>
        </w:rPr>
        <w:t>Negotiate</w:t>
      </w:r>
      <w:proofErr w:type="gramEnd"/>
      <w:r w:rsidRPr="008C497C">
        <w:rPr>
          <w:rFonts w:ascii="Calibri" w:hAnsi="Calibri" w:cs="Calibri"/>
          <w:i/>
          <w:iCs/>
          <w:lang w:val="en"/>
        </w:rPr>
        <w:t xml:space="preserve"> authentication.</w:t>
      </w:r>
    </w:p>
    <w:p w14:paraId="35172B20" w14:textId="77777777" w:rsidR="008C497C" w:rsidRPr="008C497C" w:rsidRDefault="008C497C" w:rsidP="008C497C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i/>
          <w:iCs/>
          <w:lang w:val="en"/>
        </w:rPr>
      </w:pPr>
    </w:p>
    <w:p w14:paraId="54DE3DCB" w14:textId="77777777" w:rsidR="008C497C" w:rsidRPr="008C497C" w:rsidRDefault="008C497C" w:rsidP="008C497C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i/>
          <w:iCs/>
          <w:lang w:val="en"/>
        </w:rPr>
      </w:pPr>
      <w:r w:rsidRPr="008C497C">
        <w:rPr>
          <w:rFonts w:ascii="Calibri" w:hAnsi="Calibri" w:cs="Calibri"/>
          <w:i/>
          <w:iCs/>
          <w:lang w:val="en"/>
        </w:rPr>
        <w:t>Store AD LDS data files in the following location:</w:t>
      </w:r>
    </w:p>
    <w:p w14:paraId="6CF58669" w14:textId="77777777" w:rsidR="008C497C" w:rsidRPr="008C497C" w:rsidRDefault="008C497C" w:rsidP="008C497C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i/>
          <w:iCs/>
          <w:lang w:val="en"/>
        </w:rPr>
      </w:pPr>
      <w:r w:rsidRPr="008C497C">
        <w:rPr>
          <w:rFonts w:ascii="Calibri" w:hAnsi="Calibri" w:cs="Calibri"/>
          <w:i/>
          <w:iCs/>
          <w:lang w:val="en"/>
        </w:rPr>
        <w:t>D:\Program Files\Microsoft ADAM\CSODBB\data</w:t>
      </w:r>
    </w:p>
    <w:p w14:paraId="2232590A" w14:textId="77777777" w:rsidR="008C497C" w:rsidRPr="008C497C" w:rsidRDefault="008C497C" w:rsidP="008C497C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i/>
          <w:iCs/>
          <w:lang w:val="en"/>
        </w:rPr>
      </w:pPr>
    </w:p>
    <w:p w14:paraId="008EA7E2" w14:textId="77777777" w:rsidR="008C497C" w:rsidRPr="008C497C" w:rsidRDefault="008C497C" w:rsidP="008C497C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i/>
          <w:iCs/>
          <w:lang w:val="en"/>
        </w:rPr>
      </w:pPr>
      <w:r w:rsidRPr="008C497C">
        <w:rPr>
          <w:rFonts w:ascii="Calibri" w:hAnsi="Calibri" w:cs="Calibri"/>
          <w:i/>
          <w:iCs/>
          <w:lang w:val="en"/>
        </w:rPr>
        <w:t>Store AD LDS log files in the following location:</w:t>
      </w:r>
    </w:p>
    <w:p w14:paraId="7BCB3502" w14:textId="77777777" w:rsidR="008C497C" w:rsidRPr="008C497C" w:rsidRDefault="008C497C" w:rsidP="008C497C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i/>
          <w:iCs/>
          <w:lang w:val="en"/>
        </w:rPr>
      </w:pPr>
      <w:r w:rsidRPr="008C497C">
        <w:rPr>
          <w:rFonts w:ascii="Calibri" w:hAnsi="Calibri" w:cs="Calibri"/>
          <w:i/>
          <w:iCs/>
          <w:lang w:val="en"/>
        </w:rPr>
        <w:t>D:\Program Files\Microsoft ADAM\CSODBB\data</w:t>
      </w:r>
    </w:p>
    <w:p w14:paraId="3DBD7880" w14:textId="77777777" w:rsidR="008C497C" w:rsidRPr="008C497C" w:rsidRDefault="008C497C" w:rsidP="008C497C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i/>
          <w:iCs/>
          <w:lang w:val="en"/>
        </w:rPr>
      </w:pPr>
    </w:p>
    <w:p w14:paraId="28C4A5BC" w14:textId="77777777" w:rsidR="008C497C" w:rsidRPr="008C497C" w:rsidRDefault="008C497C" w:rsidP="008C497C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i/>
          <w:iCs/>
          <w:lang w:val="en"/>
        </w:rPr>
      </w:pPr>
      <w:r w:rsidRPr="008C497C">
        <w:rPr>
          <w:rFonts w:ascii="Calibri" w:hAnsi="Calibri" w:cs="Calibri"/>
          <w:i/>
          <w:iCs/>
          <w:lang w:val="en"/>
        </w:rPr>
        <w:t>Run AD LDS using the following account:</w:t>
      </w:r>
    </w:p>
    <w:p w14:paraId="1B16F1F8" w14:textId="77777777" w:rsidR="008C497C" w:rsidRPr="008C497C" w:rsidRDefault="008C497C" w:rsidP="008C497C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i/>
          <w:iCs/>
          <w:lang w:val="en"/>
        </w:rPr>
      </w:pPr>
      <w:r w:rsidRPr="008C497C">
        <w:rPr>
          <w:rFonts w:ascii="Calibri" w:hAnsi="Calibri" w:cs="Calibri"/>
          <w:i/>
          <w:iCs/>
          <w:lang w:val="en"/>
        </w:rPr>
        <w:t>NT AUTHORITY\</w:t>
      </w:r>
      <w:proofErr w:type="spellStart"/>
      <w:r w:rsidRPr="008C497C">
        <w:rPr>
          <w:rFonts w:ascii="Calibri" w:hAnsi="Calibri" w:cs="Calibri"/>
          <w:i/>
          <w:iCs/>
          <w:lang w:val="en"/>
        </w:rPr>
        <w:t>NetworkService</w:t>
      </w:r>
      <w:proofErr w:type="spellEnd"/>
    </w:p>
    <w:p w14:paraId="5A4D744F" w14:textId="77777777" w:rsidR="008C497C" w:rsidRPr="008C497C" w:rsidRDefault="008C497C" w:rsidP="008C497C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i/>
          <w:iCs/>
          <w:lang w:val="en"/>
        </w:rPr>
      </w:pPr>
    </w:p>
    <w:p w14:paraId="6873E3E5" w14:textId="77777777" w:rsidR="008C497C" w:rsidRPr="008C497C" w:rsidRDefault="008C497C" w:rsidP="008C497C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i/>
          <w:iCs/>
          <w:lang w:val="en"/>
        </w:rPr>
      </w:pPr>
      <w:r w:rsidRPr="008C497C">
        <w:rPr>
          <w:rFonts w:ascii="Calibri" w:hAnsi="Calibri" w:cs="Calibri"/>
          <w:i/>
          <w:iCs/>
          <w:lang w:val="en"/>
        </w:rPr>
        <w:t>Set up the following account to administer AD LDS:</w:t>
      </w:r>
    </w:p>
    <w:p w14:paraId="40FAC94B" w14:textId="77777777" w:rsidR="008C497C" w:rsidRPr="008C497C" w:rsidRDefault="008C497C" w:rsidP="008C497C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i/>
          <w:iCs/>
          <w:lang w:val="en"/>
        </w:rPr>
      </w:pPr>
      <w:r w:rsidRPr="008C497C">
        <w:rPr>
          <w:rFonts w:ascii="Calibri" w:hAnsi="Calibri" w:cs="Calibri"/>
          <w:i/>
          <w:iCs/>
          <w:lang w:val="en"/>
        </w:rPr>
        <w:t>DBB\</w:t>
      </w:r>
      <w:proofErr w:type="spellStart"/>
      <w:r w:rsidRPr="008C497C">
        <w:rPr>
          <w:rFonts w:ascii="Calibri" w:hAnsi="Calibri" w:cs="Calibri"/>
          <w:i/>
          <w:iCs/>
          <w:lang w:val="en"/>
        </w:rPr>
        <w:t>bob.bradley</w:t>
      </w:r>
      <w:proofErr w:type="spellEnd"/>
    </w:p>
    <w:p w14:paraId="70091ACF" w14:textId="77777777" w:rsidR="008C497C" w:rsidRPr="008C497C" w:rsidRDefault="008C497C" w:rsidP="008C497C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i/>
          <w:iCs/>
          <w:lang w:val="en"/>
        </w:rPr>
      </w:pPr>
    </w:p>
    <w:p w14:paraId="28566BDD" w14:textId="77777777" w:rsidR="008C497C" w:rsidRPr="008C497C" w:rsidRDefault="008C497C" w:rsidP="008C497C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i/>
          <w:iCs/>
          <w:lang w:val="en"/>
        </w:rPr>
      </w:pPr>
      <w:r w:rsidRPr="008C497C">
        <w:rPr>
          <w:rFonts w:ascii="Calibri" w:hAnsi="Calibri" w:cs="Calibri"/>
          <w:i/>
          <w:iCs/>
          <w:lang w:val="en"/>
        </w:rPr>
        <w:t>Create the following application directory partition:</w:t>
      </w:r>
    </w:p>
    <w:p w14:paraId="1674D015" w14:textId="77777777" w:rsidR="008C497C" w:rsidRPr="008C497C" w:rsidRDefault="008C497C" w:rsidP="008C497C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i/>
          <w:iCs/>
          <w:lang w:val="en"/>
        </w:rPr>
      </w:pPr>
      <w:r w:rsidRPr="008C497C">
        <w:rPr>
          <w:rFonts w:ascii="Calibri" w:hAnsi="Calibri" w:cs="Calibri"/>
          <w:i/>
          <w:iCs/>
          <w:lang w:val="en"/>
        </w:rPr>
        <w:t xml:space="preserve">DC=CSODBB </w:t>
      </w:r>
    </w:p>
    <w:p w14:paraId="1A5F8475" w14:textId="77777777" w:rsidR="008C497C" w:rsidRPr="008C497C" w:rsidRDefault="008C497C" w:rsidP="008C497C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i/>
          <w:iCs/>
          <w:lang w:val="en"/>
        </w:rPr>
      </w:pPr>
    </w:p>
    <w:p w14:paraId="5D693346" w14:textId="77777777" w:rsidR="008C497C" w:rsidRPr="008C497C" w:rsidRDefault="008C497C" w:rsidP="008C497C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i/>
          <w:iCs/>
          <w:lang w:val="en"/>
        </w:rPr>
      </w:pPr>
      <w:r w:rsidRPr="008C497C">
        <w:rPr>
          <w:rFonts w:ascii="Calibri" w:hAnsi="Calibri" w:cs="Calibri"/>
          <w:i/>
          <w:iCs/>
          <w:lang w:val="en"/>
        </w:rPr>
        <w:lastRenderedPageBreak/>
        <w:t>Import these LDIF files:</w:t>
      </w:r>
    </w:p>
    <w:p w14:paraId="27E0FC2B" w14:textId="77777777" w:rsidR="008C497C" w:rsidRPr="008C497C" w:rsidRDefault="008C497C" w:rsidP="008C497C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i/>
          <w:iCs/>
          <w:lang w:val="en"/>
        </w:rPr>
      </w:pPr>
      <w:proofErr w:type="spellStart"/>
      <w:proofErr w:type="gramStart"/>
      <w:r w:rsidRPr="008C497C">
        <w:rPr>
          <w:rFonts w:ascii="Calibri" w:hAnsi="Calibri" w:cs="Calibri"/>
          <w:i/>
          <w:iCs/>
          <w:lang w:val="en"/>
        </w:rPr>
        <w:t>csodbb-user.ldf</w:t>
      </w:r>
      <w:proofErr w:type="spellEnd"/>
      <w:proofErr w:type="gramEnd"/>
    </w:p>
    <w:p w14:paraId="7D36BB22" w14:textId="77777777" w:rsidR="008C497C" w:rsidRPr="008C497C" w:rsidRDefault="008C497C" w:rsidP="008C497C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i/>
          <w:iCs/>
          <w:lang w:val="en"/>
        </w:rPr>
      </w:pPr>
      <w:r w:rsidRPr="008C497C">
        <w:rPr>
          <w:rFonts w:ascii="Calibri" w:hAnsi="Calibri" w:cs="Calibri"/>
          <w:i/>
          <w:iCs/>
          <w:lang w:val="en"/>
        </w:rPr>
        <w:t>MS-</w:t>
      </w:r>
      <w:proofErr w:type="spellStart"/>
      <w:r w:rsidRPr="008C497C">
        <w:rPr>
          <w:rFonts w:ascii="Calibri" w:hAnsi="Calibri" w:cs="Calibri"/>
          <w:i/>
          <w:iCs/>
          <w:lang w:val="en"/>
        </w:rPr>
        <w:t>InetOrgPerson.LDF</w:t>
      </w:r>
      <w:proofErr w:type="spellEnd"/>
    </w:p>
    <w:p w14:paraId="37B60C6D" w14:textId="77777777" w:rsidR="008C497C" w:rsidRDefault="008C497C" w:rsidP="008C497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5E077BDA" w14:textId="77777777" w:rsidR="008C497C" w:rsidRDefault="008C497C" w:rsidP="008C497C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Next&gt;</w:t>
      </w:r>
      <w:r>
        <w:rPr>
          <w:rFonts w:ascii="Calibri" w:hAnsi="Calibri" w:cs="Calibri"/>
          <w:lang w:val="en"/>
        </w:rPr>
        <w:br/>
      </w:r>
      <w:r>
        <w:rPr>
          <w:rFonts w:ascii="Calibri" w:hAnsi="Calibri" w:cs="Calibri"/>
          <w:noProof/>
        </w:rPr>
        <w:drawing>
          <wp:inline distT="0" distB="0" distL="0" distR="0" wp14:anchorId="520A96C9" wp14:editId="7B4780E5">
            <wp:extent cx="4886325" cy="380047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lang w:val="en"/>
        </w:rPr>
        <w:br/>
      </w:r>
      <w:r>
        <w:rPr>
          <w:rFonts w:ascii="Calibri" w:hAnsi="Calibri" w:cs="Calibri"/>
          <w:noProof/>
        </w:rPr>
        <w:lastRenderedPageBreak/>
        <w:drawing>
          <wp:inline distT="0" distB="0" distL="0" distR="0" wp14:anchorId="0128D645" wp14:editId="16B0B8F6">
            <wp:extent cx="4886325" cy="380047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73442" w14:textId="77777777" w:rsidR="008C497C" w:rsidRPr="00567F7F" w:rsidRDefault="008C497C" w:rsidP="00625365">
      <w:pPr>
        <w:pStyle w:val="Heading2Numbered"/>
        <w:numPr>
          <w:ilvl w:val="1"/>
          <w:numId w:val="16"/>
        </w:numPr>
      </w:pPr>
      <w:bookmarkStart w:id="65" w:name="_Toc438555823"/>
      <w:bookmarkStart w:id="66" w:name="_Toc438560889"/>
      <w:r w:rsidRPr="00567F7F">
        <w:t>Extend the ADLDS schema</w:t>
      </w:r>
      <w:bookmarkEnd w:id="65"/>
      <w:bookmarkEnd w:id="66"/>
    </w:p>
    <w:p w14:paraId="5B0CAE8D" w14:textId="77777777" w:rsidR="008C497C" w:rsidRDefault="008C497C" w:rsidP="008C497C">
      <w:pPr>
        <w:widowControl w:val="0"/>
        <w:numPr>
          <w:ilvl w:val="0"/>
          <w:numId w:val="13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From the Start/Run... menu type MMC (enter)</w:t>
      </w:r>
    </w:p>
    <w:p w14:paraId="10914A9E" w14:textId="77777777" w:rsidR="008C497C" w:rsidRDefault="008C497C" w:rsidP="008C497C">
      <w:pPr>
        <w:widowControl w:val="0"/>
        <w:numPr>
          <w:ilvl w:val="0"/>
          <w:numId w:val="13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Add the ADSI </w:t>
      </w:r>
      <w:proofErr w:type="spellStart"/>
      <w:r>
        <w:rPr>
          <w:rFonts w:ascii="Calibri" w:hAnsi="Calibri" w:cs="Calibri"/>
          <w:lang w:val="en"/>
        </w:rPr>
        <w:t>snapin</w:t>
      </w:r>
      <w:proofErr w:type="spellEnd"/>
      <w:r>
        <w:rPr>
          <w:rFonts w:ascii="Calibri" w:hAnsi="Calibri" w:cs="Calibri"/>
          <w:lang w:val="en"/>
        </w:rPr>
        <w:t>, and connect to the following:</w:t>
      </w:r>
      <w:r>
        <w:rPr>
          <w:rFonts w:ascii="Calibri" w:hAnsi="Calibri" w:cs="Calibri"/>
          <w:lang w:val="en"/>
        </w:rPr>
        <w:br/>
      </w:r>
      <w:r>
        <w:rPr>
          <w:rFonts w:ascii="Calibri" w:hAnsi="Calibri" w:cs="Calibri"/>
          <w:noProof/>
        </w:rPr>
        <w:lastRenderedPageBreak/>
        <w:drawing>
          <wp:inline distT="0" distB="0" distL="0" distR="0" wp14:anchorId="14B46912" wp14:editId="682FA341">
            <wp:extent cx="3752850" cy="374332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lang w:val="en"/>
        </w:rPr>
        <w:br/>
      </w:r>
      <w:r>
        <w:rPr>
          <w:rFonts w:ascii="Calibri" w:hAnsi="Calibri" w:cs="Calibri"/>
          <w:noProof/>
        </w:rPr>
        <w:drawing>
          <wp:inline distT="0" distB="0" distL="0" distR="0" wp14:anchorId="0696D04B" wp14:editId="62C1769B">
            <wp:extent cx="3752850" cy="374332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83863" w14:textId="77777777" w:rsidR="008C497C" w:rsidRDefault="008C497C" w:rsidP="008C497C">
      <w:pPr>
        <w:widowControl w:val="0"/>
        <w:numPr>
          <w:ilvl w:val="0"/>
          <w:numId w:val="13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Locate "CN=Organizational-Person" under CN=Schema,... and select Properties</w:t>
      </w:r>
      <w:r>
        <w:rPr>
          <w:rFonts w:ascii="Calibri" w:hAnsi="Calibri" w:cs="Calibri"/>
          <w:lang w:val="en"/>
        </w:rPr>
        <w:br/>
      </w:r>
      <w:r>
        <w:rPr>
          <w:rFonts w:ascii="Calibri" w:hAnsi="Calibri" w:cs="Calibri"/>
          <w:noProof/>
        </w:rPr>
        <w:lastRenderedPageBreak/>
        <w:drawing>
          <wp:inline distT="0" distB="0" distL="0" distR="0" wp14:anchorId="32EFFC57" wp14:editId="3BB05BE4">
            <wp:extent cx="3943350" cy="44005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7EF27" w14:textId="77777777" w:rsidR="008C497C" w:rsidRDefault="008C497C" w:rsidP="008C497C">
      <w:pPr>
        <w:widowControl w:val="0"/>
        <w:numPr>
          <w:ilvl w:val="0"/>
          <w:numId w:val="13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Add the </w:t>
      </w:r>
      <w:proofErr w:type="spellStart"/>
      <w:r>
        <w:rPr>
          <w:rFonts w:ascii="Calibri" w:hAnsi="Calibri" w:cs="Calibri"/>
          <w:lang w:val="en"/>
        </w:rPr>
        <w:t>auxiliaryClass</w:t>
      </w:r>
      <w:proofErr w:type="spellEnd"/>
      <w:r>
        <w:rPr>
          <w:rFonts w:ascii="Calibri" w:hAnsi="Calibri" w:cs="Calibri"/>
          <w:lang w:val="en"/>
        </w:rPr>
        <w:t xml:space="preserve"> "</w:t>
      </w:r>
      <w:proofErr w:type="spellStart"/>
      <w:r>
        <w:rPr>
          <w:rFonts w:ascii="Calibri" w:hAnsi="Calibri" w:cs="Calibri"/>
          <w:lang w:val="en"/>
        </w:rPr>
        <w:t>csodbbOrganizationalPerson</w:t>
      </w:r>
      <w:proofErr w:type="spellEnd"/>
      <w:r>
        <w:rPr>
          <w:rFonts w:ascii="Calibri" w:hAnsi="Calibri" w:cs="Calibri"/>
          <w:lang w:val="en"/>
        </w:rPr>
        <w:t>"</w:t>
      </w:r>
      <w:r>
        <w:rPr>
          <w:rFonts w:ascii="Calibri" w:hAnsi="Calibri" w:cs="Calibri"/>
          <w:lang w:val="en"/>
        </w:rPr>
        <w:br/>
      </w:r>
      <w:r>
        <w:rPr>
          <w:rFonts w:ascii="Calibri" w:hAnsi="Calibri" w:cs="Calibri"/>
          <w:noProof/>
        </w:rPr>
        <w:lastRenderedPageBreak/>
        <w:drawing>
          <wp:inline distT="0" distB="0" distL="0" distR="0" wp14:anchorId="77C1FBD6" wp14:editId="67E741EB">
            <wp:extent cx="3581400" cy="374332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lang w:val="en"/>
        </w:rPr>
        <w:br/>
        <w:t>Add</w:t>
      </w:r>
      <w:r>
        <w:rPr>
          <w:rFonts w:ascii="Calibri" w:hAnsi="Calibri" w:cs="Calibri"/>
          <w:lang w:val="en"/>
        </w:rPr>
        <w:br/>
      </w:r>
      <w:r>
        <w:rPr>
          <w:rFonts w:ascii="Calibri" w:hAnsi="Calibri" w:cs="Calibri"/>
          <w:noProof/>
        </w:rPr>
        <w:lastRenderedPageBreak/>
        <w:drawing>
          <wp:inline distT="0" distB="0" distL="0" distR="0" wp14:anchorId="2DD8B3E8" wp14:editId="6D7A9575">
            <wp:extent cx="3943350" cy="44005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lang w:val="en"/>
        </w:rPr>
        <w:br/>
        <w:t>OK</w:t>
      </w:r>
    </w:p>
    <w:p w14:paraId="2C2E860F" w14:textId="77777777" w:rsidR="008C497C" w:rsidRDefault="008C497C" w:rsidP="008C497C">
      <w:pPr>
        <w:widowControl w:val="0"/>
        <w:numPr>
          <w:ilvl w:val="0"/>
          <w:numId w:val="13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From the Services console, restart the CSODBB (ADLDS) service</w:t>
      </w:r>
      <w:r>
        <w:rPr>
          <w:rFonts w:ascii="Calibri" w:hAnsi="Calibri" w:cs="Calibri"/>
          <w:lang w:val="en"/>
        </w:rPr>
        <w:br/>
      </w:r>
      <w:r>
        <w:rPr>
          <w:rFonts w:ascii="Calibri" w:hAnsi="Calibri" w:cs="Calibri"/>
          <w:noProof/>
        </w:rPr>
        <w:drawing>
          <wp:inline distT="0" distB="0" distL="0" distR="0" wp14:anchorId="12C4A2F7" wp14:editId="1CACA224">
            <wp:extent cx="5486400" cy="269557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9AD97" w14:textId="77777777" w:rsidR="008C497C" w:rsidRDefault="008C497C" w:rsidP="008C497C">
      <w:pPr>
        <w:widowControl w:val="0"/>
        <w:numPr>
          <w:ilvl w:val="0"/>
          <w:numId w:val="13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In the MMC console, select the CSODBB ADLDS Data entry and select "Update Schema Now"</w:t>
      </w:r>
      <w:r>
        <w:rPr>
          <w:rFonts w:ascii="Calibri" w:hAnsi="Calibri" w:cs="Calibri"/>
          <w:lang w:val="en"/>
        </w:rPr>
        <w:br/>
      </w:r>
      <w:r>
        <w:rPr>
          <w:rFonts w:ascii="Calibri" w:hAnsi="Calibri" w:cs="Calibri"/>
          <w:noProof/>
        </w:rPr>
        <w:lastRenderedPageBreak/>
        <w:drawing>
          <wp:inline distT="0" distB="0" distL="0" distR="0" wp14:anchorId="25D512B3" wp14:editId="7A3B2BC6">
            <wp:extent cx="3390900" cy="16383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53FEA" w14:textId="77777777" w:rsidR="008C497C" w:rsidRDefault="008C497C" w:rsidP="008C497C">
      <w:pPr>
        <w:widowControl w:val="0"/>
        <w:numPr>
          <w:ilvl w:val="0"/>
          <w:numId w:val="13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Select the DC=CSODBB node in this entry and expand</w:t>
      </w:r>
      <w:r>
        <w:rPr>
          <w:rFonts w:ascii="Calibri" w:hAnsi="Calibri" w:cs="Calibri"/>
          <w:lang w:val="en"/>
        </w:rPr>
        <w:br/>
      </w:r>
      <w:r>
        <w:rPr>
          <w:rFonts w:ascii="Calibri" w:hAnsi="Calibri" w:cs="Calibri"/>
          <w:noProof/>
        </w:rPr>
        <w:drawing>
          <wp:inline distT="0" distB="0" distL="0" distR="0" wp14:anchorId="4B0B4776" wp14:editId="0AC14F84">
            <wp:extent cx="5486400" cy="28575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1C77A" w14:textId="77777777" w:rsidR="008C497C" w:rsidRDefault="008C497C" w:rsidP="008C497C">
      <w:pPr>
        <w:widowControl w:val="0"/>
        <w:numPr>
          <w:ilvl w:val="0"/>
          <w:numId w:val="13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Create a new container "CN=Users"</w:t>
      </w:r>
      <w:r>
        <w:rPr>
          <w:rFonts w:ascii="Calibri" w:hAnsi="Calibri" w:cs="Calibri"/>
          <w:lang w:val="en"/>
        </w:rPr>
        <w:br/>
      </w:r>
      <w:r>
        <w:rPr>
          <w:rFonts w:ascii="Calibri" w:hAnsi="Calibri" w:cs="Calibri"/>
          <w:lang w:val="en"/>
        </w:rPr>
        <w:br/>
      </w:r>
      <w:r>
        <w:rPr>
          <w:rFonts w:ascii="Calibri" w:hAnsi="Calibri" w:cs="Calibri"/>
          <w:noProof/>
        </w:rPr>
        <w:lastRenderedPageBreak/>
        <w:drawing>
          <wp:inline distT="0" distB="0" distL="0" distR="0" wp14:anchorId="35141FAB" wp14:editId="600FBD1C">
            <wp:extent cx="4295775" cy="366712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lang w:val="en"/>
        </w:rPr>
        <w:br/>
        <w:t>Next&gt;</w:t>
      </w:r>
      <w:r>
        <w:rPr>
          <w:rFonts w:ascii="Calibri" w:hAnsi="Calibri" w:cs="Calibri"/>
          <w:lang w:val="en"/>
        </w:rPr>
        <w:br/>
      </w:r>
      <w:r>
        <w:rPr>
          <w:rFonts w:ascii="Calibri" w:hAnsi="Calibri" w:cs="Calibri"/>
          <w:noProof/>
        </w:rPr>
        <w:drawing>
          <wp:inline distT="0" distB="0" distL="0" distR="0" wp14:anchorId="56D6BAC8" wp14:editId="06C85BCF">
            <wp:extent cx="4295775" cy="366712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lang w:val="en"/>
        </w:rPr>
        <w:br/>
        <w:t>Next&gt;</w:t>
      </w:r>
      <w:r>
        <w:rPr>
          <w:rFonts w:ascii="Calibri" w:hAnsi="Calibri" w:cs="Calibri"/>
          <w:lang w:val="en"/>
        </w:rPr>
        <w:br/>
      </w:r>
      <w:r>
        <w:rPr>
          <w:rFonts w:ascii="Calibri" w:hAnsi="Calibri" w:cs="Calibri"/>
          <w:noProof/>
        </w:rPr>
        <w:lastRenderedPageBreak/>
        <w:drawing>
          <wp:inline distT="0" distB="0" distL="0" distR="0" wp14:anchorId="4F76BCCF" wp14:editId="19363C46">
            <wp:extent cx="4295775" cy="366712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lang w:val="en"/>
        </w:rPr>
        <w:br/>
        <w:t>Finish</w:t>
      </w:r>
      <w:r>
        <w:rPr>
          <w:rFonts w:ascii="Calibri" w:hAnsi="Calibri" w:cs="Calibri"/>
          <w:lang w:val="en"/>
        </w:rPr>
        <w:br/>
      </w:r>
      <w:r>
        <w:rPr>
          <w:rFonts w:ascii="Calibri" w:hAnsi="Calibri" w:cs="Calibri"/>
          <w:noProof/>
        </w:rPr>
        <w:drawing>
          <wp:inline distT="0" distB="0" distL="0" distR="0" wp14:anchorId="50B3128F" wp14:editId="00DBDC95">
            <wp:extent cx="5486400" cy="28575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E7A80" w14:textId="77777777" w:rsidR="008C497C" w:rsidRPr="00567F7F" w:rsidRDefault="008C497C" w:rsidP="00625365">
      <w:pPr>
        <w:pStyle w:val="Heading2Numbered"/>
        <w:numPr>
          <w:ilvl w:val="1"/>
          <w:numId w:val="16"/>
        </w:numPr>
      </w:pPr>
      <w:bookmarkStart w:id="67" w:name="_Toc438555824"/>
      <w:bookmarkStart w:id="68" w:name="_Toc438560890"/>
      <w:r w:rsidRPr="00567F7F">
        <w:t>Validate the ADLDS schema</w:t>
      </w:r>
      <w:bookmarkEnd w:id="67"/>
      <w:bookmarkEnd w:id="68"/>
    </w:p>
    <w:p w14:paraId="4D0E389F" w14:textId="77777777" w:rsidR="008C497C" w:rsidRDefault="008C497C" w:rsidP="008C497C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Start the process of creating a new </w:t>
      </w:r>
      <w:proofErr w:type="spellStart"/>
      <w:r>
        <w:rPr>
          <w:rFonts w:ascii="Calibri" w:hAnsi="Calibri" w:cs="Calibri"/>
          <w:lang w:val="en"/>
        </w:rPr>
        <w:t>organizationalPerson</w:t>
      </w:r>
      <w:proofErr w:type="spellEnd"/>
      <w:r>
        <w:rPr>
          <w:rFonts w:ascii="Calibri" w:hAnsi="Calibri" w:cs="Calibri"/>
          <w:lang w:val="en"/>
        </w:rPr>
        <w:t xml:space="preserve"> object (we won't commit this)</w:t>
      </w:r>
      <w:r>
        <w:rPr>
          <w:rFonts w:ascii="Calibri" w:hAnsi="Calibri" w:cs="Calibri"/>
          <w:lang w:val="en"/>
        </w:rPr>
        <w:br/>
      </w:r>
      <w:r>
        <w:rPr>
          <w:rFonts w:ascii="Calibri" w:hAnsi="Calibri" w:cs="Calibri"/>
          <w:noProof/>
        </w:rPr>
        <w:lastRenderedPageBreak/>
        <w:drawing>
          <wp:inline distT="0" distB="0" distL="0" distR="0" wp14:anchorId="0DA9F16F" wp14:editId="4B9FF6BB">
            <wp:extent cx="4295775" cy="366712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F077A" w14:textId="77777777" w:rsidR="008C497C" w:rsidRDefault="008C497C" w:rsidP="008C497C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Next&gt;</w:t>
      </w:r>
      <w:r>
        <w:rPr>
          <w:rFonts w:ascii="Calibri" w:hAnsi="Calibri" w:cs="Calibri"/>
          <w:lang w:val="en"/>
        </w:rPr>
        <w:br/>
      </w:r>
      <w:r>
        <w:rPr>
          <w:rFonts w:ascii="Calibri" w:hAnsi="Calibri" w:cs="Calibri"/>
          <w:noProof/>
        </w:rPr>
        <w:drawing>
          <wp:inline distT="0" distB="0" distL="0" distR="0" wp14:anchorId="52C94D3F" wp14:editId="0FA53BDD">
            <wp:extent cx="4295775" cy="366712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E9363" w14:textId="77777777" w:rsidR="008C497C" w:rsidRDefault="008C497C" w:rsidP="008C497C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Next&gt;</w:t>
      </w:r>
      <w:r>
        <w:rPr>
          <w:rFonts w:ascii="Calibri" w:hAnsi="Calibri" w:cs="Calibri"/>
          <w:lang w:val="en"/>
        </w:rPr>
        <w:br/>
      </w:r>
      <w:r>
        <w:rPr>
          <w:rFonts w:ascii="Calibri" w:hAnsi="Calibri" w:cs="Calibri"/>
          <w:noProof/>
        </w:rPr>
        <w:lastRenderedPageBreak/>
        <w:drawing>
          <wp:inline distT="0" distB="0" distL="0" distR="0" wp14:anchorId="50F635D2" wp14:editId="107B9D66">
            <wp:extent cx="4295775" cy="366712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8FC0E" w14:textId="77777777" w:rsidR="008C497C" w:rsidRDefault="008C497C" w:rsidP="008C497C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More Attributes</w:t>
      </w:r>
      <w:r>
        <w:rPr>
          <w:rFonts w:ascii="Calibri" w:hAnsi="Calibri" w:cs="Calibri"/>
          <w:lang w:val="en"/>
        </w:rPr>
        <w:br/>
      </w:r>
      <w:r>
        <w:rPr>
          <w:rFonts w:ascii="Calibri" w:hAnsi="Calibri" w:cs="Calibri"/>
          <w:noProof/>
        </w:rPr>
        <w:lastRenderedPageBreak/>
        <w:drawing>
          <wp:inline distT="0" distB="0" distL="0" distR="0" wp14:anchorId="7151F8F1" wp14:editId="70C819CD">
            <wp:extent cx="3943350" cy="44005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A7CAD" w14:textId="77777777" w:rsidR="008C497C" w:rsidRDefault="008C497C" w:rsidP="008C497C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The above is to confirm that the </w:t>
      </w:r>
      <w:proofErr w:type="spellStart"/>
      <w:r>
        <w:rPr>
          <w:rFonts w:ascii="Calibri" w:hAnsi="Calibri" w:cs="Calibri"/>
          <w:lang w:val="en"/>
        </w:rPr>
        <w:t>csodbb</w:t>
      </w:r>
      <w:proofErr w:type="spellEnd"/>
      <w:r>
        <w:rPr>
          <w:rFonts w:ascii="Calibri" w:hAnsi="Calibri" w:cs="Calibri"/>
          <w:lang w:val="en"/>
        </w:rPr>
        <w:t>* (auxiliary class) attributes are visible in the dropdown list</w:t>
      </w:r>
    </w:p>
    <w:p w14:paraId="785DDFA5" w14:textId="77777777" w:rsidR="008C497C" w:rsidRDefault="008C497C" w:rsidP="008C497C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Cancel x2</w:t>
      </w:r>
    </w:p>
    <w:p w14:paraId="4459C53C" w14:textId="77777777" w:rsidR="008C497C" w:rsidRDefault="008C497C" w:rsidP="008C497C">
      <w:pPr>
        <w:widowControl w:val="0"/>
        <w:autoSpaceDE w:val="0"/>
        <w:autoSpaceDN w:val="0"/>
        <w:adjustRightInd w:val="0"/>
        <w:spacing w:after="200" w:line="240" w:lineRule="auto"/>
        <w:ind w:left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The ADLDS instance is now ready to be configured in both VIS and FIM</w:t>
      </w:r>
    </w:p>
    <w:p w14:paraId="42F07839" w14:textId="77777777" w:rsidR="008C497C" w:rsidRPr="008C497C" w:rsidRDefault="008C497C" w:rsidP="008C497C">
      <w:pPr>
        <w:rPr>
          <w:lang w:val="en"/>
        </w:rPr>
      </w:pPr>
    </w:p>
    <w:p w14:paraId="1E40EBFD" w14:textId="77777777" w:rsidR="00D1771F" w:rsidRPr="00567F7F" w:rsidRDefault="00C12DD7" w:rsidP="00625365">
      <w:pPr>
        <w:pStyle w:val="Heading1Numbered"/>
        <w:numPr>
          <w:ilvl w:val="0"/>
          <w:numId w:val="16"/>
        </w:numPr>
        <w:tabs>
          <w:tab w:val="left" w:pos="720"/>
        </w:tabs>
        <w:jc w:val="both"/>
      </w:pPr>
      <w:bookmarkStart w:id="69" w:name="_Toc438555825"/>
      <w:bookmarkStart w:id="70" w:name="_Toc438560891"/>
      <w:r w:rsidRPr="00567F7F">
        <w:lastRenderedPageBreak/>
        <w:t>Install VIS</w:t>
      </w:r>
      <w:r w:rsidR="00711C2F" w:rsidRPr="00567F7F">
        <w:t xml:space="preserve"> </w:t>
      </w:r>
      <w:r w:rsidR="00D1771F" w:rsidRPr="00567F7F">
        <w:t>version 3.4.173.0</w:t>
      </w:r>
      <w:bookmarkEnd w:id="69"/>
      <w:bookmarkEnd w:id="70"/>
    </w:p>
    <w:p w14:paraId="3BAA151D" w14:textId="77777777" w:rsidR="00A36CB0" w:rsidRPr="00681ACC" w:rsidRDefault="00C12DD7" w:rsidP="00681ACC">
      <w:pPr>
        <w:rPr>
          <w:lang w:val="en"/>
        </w:rPr>
      </w:pPr>
      <w:r w:rsidRPr="00681ACC">
        <w:rPr>
          <w:lang w:val="en"/>
        </w:rPr>
        <w:drawing>
          <wp:inline distT="0" distB="0" distL="0" distR="0" wp14:anchorId="4792CF2C" wp14:editId="6622B502">
            <wp:extent cx="4888230" cy="38042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23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1ACC">
        <w:rPr>
          <w:lang w:val="en"/>
        </w:rPr>
        <w:br/>
      </w:r>
      <w:r w:rsidRPr="00681ACC">
        <w:rPr>
          <w:lang w:val="en"/>
        </w:rPr>
        <w:drawing>
          <wp:inline distT="0" distB="0" distL="0" distR="0" wp14:anchorId="5C86E863" wp14:editId="3E8E15ED">
            <wp:extent cx="4888230" cy="38042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23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1ACC">
        <w:rPr>
          <w:lang w:val="en"/>
        </w:rPr>
        <w:br/>
      </w:r>
      <w:r w:rsidRPr="00681ACC">
        <w:rPr>
          <w:lang w:val="en"/>
        </w:rPr>
        <w:lastRenderedPageBreak/>
        <w:drawing>
          <wp:inline distT="0" distB="0" distL="0" distR="0" wp14:anchorId="6BEBF784" wp14:editId="56837BA9">
            <wp:extent cx="4888230" cy="3804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23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1ACC">
        <w:rPr>
          <w:lang w:val="en"/>
        </w:rPr>
        <w:br/>
      </w:r>
      <w:r w:rsidRPr="00681ACC">
        <w:rPr>
          <w:lang w:val="en"/>
        </w:rPr>
        <w:drawing>
          <wp:inline distT="0" distB="0" distL="0" distR="0" wp14:anchorId="0D2BF437" wp14:editId="6A449215">
            <wp:extent cx="4888230" cy="38042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23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1ACC">
        <w:rPr>
          <w:lang w:val="en"/>
        </w:rPr>
        <w:br/>
      </w:r>
      <w:r w:rsidRPr="00681ACC">
        <w:rPr>
          <w:lang w:val="en"/>
        </w:rPr>
        <w:lastRenderedPageBreak/>
        <w:drawing>
          <wp:inline distT="0" distB="0" distL="0" distR="0" wp14:anchorId="63A520FE" wp14:editId="50EFA9A8">
            <wp:extent cx="4888230" cy="3804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23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1ACC">
        <w:rPr>
          <w:lang w:val="en"/>
        </w:rPr>
        <w:br/>
      </w:r>
      <w:r w:rsidRPr="00681ACC">
        <w:rPr>
          <w:lang w:val="en"/>
        </w:rPr>
        <w:drawing>
          <wp:inline distT="0" distB="0" distL="0" distR="0" wp14:anchorId="154C75C4" wp14:editId="314E8A9D">
            <wp:extent cx="4888230" cy="38042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23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1ACC">
        <w:rPr>
          <w:lang w:val="en"/>
        </w:rPr>
        <w:br/>
      </w:r>
      <w:r w:rsidRPr="00681ACC">
        <w:rPr>
          <w:lang w:val="en"/>
        </w:rPr>
        <w:lastRenderedPageBreak/>
        <w:drawing>
          <wp:inline distT="0" distB="0" distL="0" distR="0" wp14:anchorId="2D287B88" wp14:editId="0517E9BA">
            <wp:extent cx="4888230" cy="38042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23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1ACC">
        <w:rPr>
          <w:lang w:val="en"/>
        </w:rPr>
        <w:br/>
      </w:r>
      <w:r w:rsidRPr="00681ACC">
        <w:rPr>
          <w:lang w:val="en"/>
        </w:rPr>
        <w:drawing>
          <wp:inline distT="0" distB="0" distL="0" distR="0" wp14:anchorId="016E2578" wp14:editId="79A0161A">
            <wp:extent cx="4888230" cy="38042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23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1ACC">
        <w:rPr>
          <w:lang w:val="en"/>
        </w:rPr>
        <w:br/>
      </w:r>
      <w:r w:rsidRPr="00681ACC">
        <w:rPr>
          <w:lang w:val="en"/>
        </w:rPr>
        <w:lastRenderedPageBreak/>
        <w:drawing>
          <wp:inline distT="0" distB="0" distL="0" distR="0" wp14:anchorId="0D7CD56A" wp14:editId="09140D2A">
            <wp:extent cx="4888230" cy="38042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23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1ACC">
        <w:rPr>
          <w:lang w:val="en"/>
        </w:rPr>
        <w:br/>
      </w:r>
      <w:r w:rsidRPr="00681ACC">
        <w:rPr>
          <w:lang w:val="en"/>
        </w:rPr>
        <w:drawing>
          <wp:inline distT="0" distB="0" distL="0" distR="0" wp14:anchorId="6149CCF0" wp14:editId="6747F45E">
            <wp:extent cx="4888230" cy="38042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23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8C8F7" w14:textId="77777777" w:rsidR="00A36CB0" w:rsidRPr="00567F7F" w:rsidRDefault="00681ACC" w:rsidP="00625365">
      <w:pPr>
        <w:pStyle w:val="Heading2Numbered"/>
        <w:numPr>
          <w:ilvl w:val="1"/>
          <w:numId w:val="16"/>
        </w:numPr>
      </w:pPr>
      <w:bookmarkStart w:id="71" w:name="_Toc438555826"/>
      <w:bookmarkStart w:id="72" w:name="_Toc438560892"/>
      <w:r w:rsidRPr="00567F7F">
        <w:lastRenderedPageBreak/>
        <w:t xml:space="preserve">Apply patch </w:t>
      </w:r>
      <w:r w:rsidR="00711C2F" w:rsidRPr="00567F7F">
        <w:t>VIS 3.4.183.0</w:t>
      </w:r>
      <w:bookmarkEnd w:id="71"/>
      <w:bookmarkEnd w:id="72"/>
    </w:p>
    <w:p w14:paraId="11424D87" w14:textId="77777777" w:rsidR="00681ACC" w:rsidRDefault="00681ACC" w:rsidP="00681ACC">
      <w:pPr>
        <w:rPr>
          <w:lang w:val="en"/>
        </w:rPr>
      </w:pPr>
      <w:r>
        <w:rPr>
          <w:lang w:val="en"/>
        </w:rPr>
        <w:t>Upgrade VIS to patch version 3.4.183.0</w:t>
      </w:r>
    </w:p>
    <w:p w14:paraId="37A4E473" w14:textId="77777777" w:rsidR="00681ACC" w:rsidRDefault="00681ACC" w:rsidP="00681ACC">
      <w:pPr>
        <w:pStyle w:val="ListParagraph"/>
        <w:numPr>
          <w:ilvl w:val="0"/>
          <w:numId w:val="5"/>
        </w:numPr>
        <w:rPr>
          <w:lang w:val="en"/>
        </w:rPr>
      </w:pPr>
      <w:r>
        <w:rPr>
          <w:lang w:val="en"/>
        </w:rPr>
        <w:t>Stop the VIS service</w:t>
      </w:r>
    </w:p>
    <w:p w14:paraId="4BDCD04A" w14:textId="77777777" w:rsidR="00681ACC" w:rsidRDefault="00681ACC" w:rsidP="00681ACC">
      <w:pPr>
        <w:pStyle w:val="ListParagraph"/>
        <w:numPr>
          <w:ilvl w:val="0"/>
          <w:numId w:val="5"/>
        </w:numPr>
        <w:rPr>
          <w:lang w:val="en"/>
        </w:rPr>
      </w:pPr>
      <w:r>
        <w:rPr>
          <w:lang w:val="en"/>
        </w:rPr>
        <w:t xml:space="preserve">Backup the contents of </w:t>
      </w:r>
      <w:r w:rsidRPr="00681ACC">
        <w:rPr>
          <w:lang w:val="en"/>
        </w:rPr>
        <w:t>D:\Program Files\Optimal IdM\Virtual Identity Server\bin</w:t>
      </w:r>
      <w:r>
        <w:rPr>
          <w:lang w:val="en"/>
        </w:rPr>
        <w:t xml:space="preserve"> by zipping to </w:t>
      </w:r>
      <w:r w:rsidRPr="00681ACC">
        <w:rPr>
          <w:lang w:val="en"/>
        </w:rPr>
        <w:t>bin.3.4.173.0.zip</w:t>
      </w:r>
    </w:p>
    <w:p w14:paraId="712F8FC8" w14:textId="77777777" w:rsidR="00681ACC" w:rsidRDefault="00681ACC" w:rsidP="00681ACC">
      <w:pPr>
        <w:pStyle w:val="ListParagraph"/>
        <w:numPr>
          <w:ilvl w:val="0"/>
          <w:numId w:val="5"/>
        </w:numPr>
        <w:rPr>
          <w:lang w:val="en"/>
        </w:rPr>
      </w:pPr>
      <w:r>
        <w:rPr>
          <w:lang w:val="en"/>
        </w:rPr>
        <w:t xml:space="preserve">Unzip contents of </w:t>
      </w:r>
      <w:r w:rsidRPr="00681ACC">
        <w:rPr>
          <w:lang w:val="en"/>
        </w:rPr>
        <w:t>VIS 3.4.183.0 x64.zip</w:t>
      </w:r>
      <w:r w:rsidR="00D1771F">
        <w:rPr>
          <w:lang w:val="en"/>
        </w:rPr>
        <w:t xml:space="preserve"> to of </w:t>
      </w:r>
      <w:r w:rsidR="00D1771F" w:rsidRPr="00681ACC">
        <w:rPr>
          <w:lang w:val="en"/>
        </w:rPr>
        <w:t>D:\Program Files\Optimal IdM\Virtual Identity Server\bin</w:t>
      </w:r>
    </w:p>
    <w:p w14:paraId="48ABD0E2" w14:textId="77777777" w:rsidR="00D1771F" w:rsidRPr="00681ACC" w:rsidRDefault="00D1771F" w:rsidP="00681ACC">
      <w:pPr>
        <w:pStyle w:val="ListParagraph"/>
        <w:numPr>
          <w:ilvl w:val="0"/>
          <w:numId w:val="5"/>
        </w:numPr>
        <w:rPr>
          <w:lang w:val="en"/>
        </w:rPr>
      </w:pPr>
      <w:r>
        <w:rPr>
          <w:lang w:val="en"/>
        </w:rPr>
        <w:t>Restart the VIS service</w:t>
      </w:r>
    </w:p>
    <w:p w14:paraId="0279573B" w14:textId="77777777" w:rsidR="00A36CB0" w:rsidRPr="00567F7F" w:rsidRDefault="00C12DD7" w:rsidP="00625365">
      <w:pPr>
        <w:pStyle w:val="Heading1Numbered"/>
        <w:numPr>
          <w:ilvl w:val="0"/>
          <w:numId w:val="16"/>
        </w:numPr>
        <w:tabs>
          <w:tab w:val="left" w:pos="720"/>
        </w:tabs>
        <w:jc w:val="both"/>
      </w:pPr>
      <w:bookmarkStart w:id="73" w:name="_Toc438555827"/>
      <w:bookmarkStart w:id="74" w:name="_Toc438560893"/>
      <w:r w:rsidRPr="00567F7F">
        <w:lastRenderedPageBreak/>
        <w:t>Configure VIS Initial Instance</w:t>
      </w:r>
      <w:bookmarkEnd w:id="73"/>
      <w:bookmarkEnd w:id="74"/>
    </w:p>
    <w:p w14:paraId="04141FD8" w14:textId="77777777" w:rsidR="00A36CB0" w:rsidRDefault="00C12DD7" w:rsidP="0073384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Select Initial Install:</w:t>
      </w:r>
      <w:r>
        <w:rPr>
          <w:rFonts w:ascii="Calibri" w:hAnsi="Calibri" w:cs="Calibri"/>
          <w:lang w:val="en"/>
        </w:rPr>
        <w:br/>
      </w:r>
      <w:r>
        <w:rPr>
          <w:rFonts w:ascii="Calibri" w:hAnsi="Calibri" w:cs="Calibri"/>
          <w:noProof/>
        </w:rPr>
        <w:drawing>
          <wp:inline distT="0" distB="0" distL="0" distR="0" wp14:anchorId="4E76AA8A" wp14:editId="39795BA8">
            <wp:extent cx="3962400" cy="25965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657CC" w14:textId="77777777" w:rsidR="00A36CB0" w:rsidRDefault="00C12DD7" w:rsidP="0073384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Select Normal:</w:t>
      </w:r>
      <w:r>
        <w:rPr>
          <w:rFonts w:ascii="Calibri" w:hAnsi="Calibri" w:cs="Calibri"/>
          <w:lang w:val="en"/>
        </w:rPr>
        <w:br/>
      </w:r>
      <w:r>
        <w:rPr>
          <w:rFonts w:ascii="Calibri" w:hAnsi="Calibri" w:cs="Calibri"/>
          <w:noProof/>
        </w:rPr>
        <w:drawing>
          <wp:inline distT="0" distB="0" distL="0" distR="0" wp14:anchorId="7FBE089B" wp14:editId="385D1493">
            <wp:extent cx="50800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2EBAA" w14:textId="77777777" w:rsidR="00D1771F" w:rsidRDefault="00D1771F" w:rsidP="0073384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Select Run</w:t>
      </w:r>
      <w:r>
        <w:rPr>
          <w:rFonts w:ascii="Calibri" w:hAnsi="Calibri" w:cs="Calibri"/>
          <w:lang w:val="en"/>
        </w:rPr>
        <w:br/>
      </w:r>
      <w:r w:rsidR="00C12DD7">
        <w:rPr>
          <w:rFonts w:ascii="Calibri" w:hAnsi="Calibri" w:cs="Calibri"/>
          <w:noProof/>
        </w:rPr>
        <w:lastRenderedPageBreak/>
        <w:drawing>
          <wp:inline distT="0" distB="0" distL="0" distR="0" wp14:anchorId="65EB2564" wp14:editId="09064CF1">
            <wp:extent cx="50800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7BD0D" w14:textId="77777777" w:rsidR="00D1771F" w:rsidRDefault="00D1771F" w:rsidP="0073384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Click OK to each dialog prompt</w:t>
      </w:r>
      <w:r w:rsidR="00C12DD7">
        <w:rPr>
          <w:rFonts w:ascii="Calibri" w:hAnsi="Calibri" w:cs="Calibri"/>
          <w:lang w:val="en"/>
        </w:rPr>
        <w:br/>
      </w:r>
      <w:r w:rsidR="00C12DD7">
        <w:rPr>
          <w:rFonts w:ascii="Calibri" w:hAnsi="Calibri" w:cs="Calibri"/>
          <w:noProof/>
        </w:rPr>
        <w:drawing>
          <wp:inline distT="0" distB="0" distL="0" distR="0" wp14:anchorId="51C26456" wp14:editId="29900638">
            <wp:extent cx="4188460" cy="16370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460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2DD7">
        <w:rPr>
          <w:rFonts w:ascii="Calibri" w:hAnsi="Calibri" w:cs="Calibri"/>
          <w:lang w:val="en"/>
        </w:rPr>
        <w:br/>
      </w:r>
      <w:r w:rsidR="00C12DD7">
        <w:rPr>
          <w:rFonts w:ascii="Calibri" w:hAnsi="Calibri" w:cs="Calibri"/>
          <w:noProof/>
        </w:rPr>
        <w:drawing>
          <wp:inline distT="0" distB="0" distL="0" distR="0" wp14:anchorId="154B570E" wp14:editId="06577D38">
            <wp:extent cx="4662170" cy="16370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170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2DD7">
        <w:rPr>
          <w:rFonts w:ascii="Calibri" w:hAnsi="Calibri" w:cs="Calibri"/>
          <w:lang w:val="en"/>
        </w:rPr>
        <w:br/>
      </w:r>
      <w:r w:rsidR="00C12DD7">
        <w:rPr>
          <w:rFonts w:ascii="Calibri" w:hAnsi="Calibri" w:cs="Calibri"/>
          <w:noProof/>
        </w:rPr>
        <w:lastRenderedPageBreak/>
        <w:drawing>
          <wp:inline distT="0" distB="0" distL="0" distR="0" wp14:anchorId="656B8B9B" wp14:editId="69D7B756">
            <wp:extent cx="4639945" cy="16370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2DD7">
        <w:rPr>
          <w:rFonts w:ascii="Calibri" w:hAnsi="Calibri" w:cs="Calibri"/>
          <w:lang w:val="en"/>
        </w:rPr>
        <w:br/>
      </w:r>
      <w:r w:rsidR="00C12DD7">
        <w:rPr>
          <w:rFonts w:ascii="Calibri" w:hAnsi="Calibri" w:cs="Calibri"/>
          <w:noProof/>
        </w:rPr>
        <w:drawing>
          <wp:inline distT="0" distB="0" distL="0" distR="0" wp14:anchorId="13A14C04" wp14:editId="2DEDECE7">
            <wp:extent cx="4639945" cy="16370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C6740" w14:textId="77777777" w:rsidR="00A36CB0" w:rsidRDefault="00D1771F" w:rsidP="0073384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Click Yes to configure a new ADLDS instance for </w:t>
      </w:r>
      <w:proofErr w:type="spellStart"/>
      <w:r>
        <w:rPr>
          <w:rFonts w:ascii="Calibri" w:hAnsi="Calibri" w:cs="Calibri"/>
          <w:lang w:val="en"/>
        </w:rPr>
        <w:t>VISConfig</w:t>
      </w:r>
      <w:proofErr w:type="spellEnd"/>
      <w:r w:rsidR="00C12DD7">
        <w:rPr>
          <w:rFonts w:ascii="Calibri" w:hAnsi="Calibri" w:cs="Calibri"/>
          <w:lang w:val="en"/>
        </w:rPr>
        <w:br/>
      </w:r>
      <w:r w:rsidR="00C12DD7">
        <w:rPr>
          <w:rFonts w:ascii="Calibri" w:hAnsi="Calibri" w:cs="Calibri"/>
          <w:noProof/>
        </w:rPr>
        <w:drawing>
          <wp:inline distT="0" distB="0" distL="0" distR="0" wp14:anchorId="1BA61D48" wp14:editId="4EBE11F2">
            <wp:extent cx="4391660" cy="16141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660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1DFB0" w14:textId="77777777" w:rsidR="00D1771F" w:rsidRDefault="00C12DD7" w:rsidP="0073384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Configure </w:t>
      </w:r>
      <w:proofErr w:type="spellStart"/>
      <w:r>
        <w:rPr>
          <w:rFonts w:ascii="Calibri" w:hAnsi="Calibri" w:cs="Calibri"/>
          <w:lang w:val="en"/>
        </w:rPr>
        <w:t>VISConfig</w:t>
      </w:r>
      <w:proofErr w:type="spellEnd"/>
      <w:r>
        <w:rPr>
          <w:rFonts w:ascii="Calibri" w:hAnsi="Calibri" w:cs="Calibri"/>
          <w:lang w:val="en"/>
        </w:rPr>
        <w:t xml:space="preserve"> (note - using my account - will add other admins as part of install)</w:t>
      </w:r>
      <w:r>
        <w:rPr>
          <w:rFonts w:ascii="Calibri" w:hAnsi="Calibri" w:cs="Calibri"/>
          <w:lang w:val="en"/>
        </w:rPr>
        <w:br/>
      </w:r>
      <w:r>
        <w:rPr>
          <w:rFonts w:ascii="Calibri" w:hAnsi="Calibri" w:cs="Calibri"/>
          <w:noProof/>
        </w:rPr>
        <w:lastRenderedPageBreak/>
        <w:drawing>
          <wp:inline distT="0" distB="0" distL="0" distR="0" wp14:anchorId="6CC352FE" wp14:editId="1C53D190">
            <wp:extent cx="5486400" cy="29127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F29D1" w14:textId="77777777" w:rsidR="00A36CB0" w:rsidRDefault="00D1771F" w:rsidP="0073384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Click Install, then Yes</w:t>
      </w:r>
      <w:r w:rsidR="00C12DD7">
        <w:rPr>
          <w:rFonts w:ascii="Calibri" w:hAnsi="Calibri" w:cs="Calibri"/>
          <w:lang w:val="en"/>
        </w:rPr>
        <w:br/>
      </w:r>
      <w:r w:rsidR="00C12DD7">
        <w:rPr>
          <w:rFonts w:ascii="Calibri" w:hAnsi="Calibri" w:cs="Calibri"/>
          <w:noProof/>
        </w:rPr>
        <w:drawing>
          <wp:inline distT="0" distB="0" distL="0" distR="0" wp14:anchorId="569B3B62" wp14:editId="1C41EFAD">
            <wp:extent cx="4730115" cy="17608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115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2DD7">
        <w:rPr>
          <w:rFonts w:ascii="Calibri" w:hAnsi="Calibri" w:cs="Calibri"/>
          <w:lang w:val="en"/>
        </w:rPr>
        <w:br/>
      </w:r>
    </w:p>
    <w:p w14:paraId="38E430AF" w14:textId="77777777" w:rsidR="00D1771F" w:rsidRPr="00567F7F" w:rsidRDefault="00D1771F" w:rsidP="00625365">
      <w:pPr>
        <w:pStyle w:val="Heading2Numbered"/>
        <w:numPr>
          <w:ilvl w:val="1"/>
          <w:numId w:val="16"/>
        </w:numPr>
      </w:pPr>
      <w:bookmarkStart w:id="75" w:name="_Toc438555828"/>
      <w:bookmarkStart w:id="76" w:name="_Toc438560894"/>
      <w:r w:rsidRPr="00567F7F">
        <w:lastRenderedPageBreak/>
        <w:t>Perform f</w:t>
      </w:r>
      <w:r w:rsidR="00C12DD7" w:rsidRPr="00567F7F">
        <w:t>irst time config:</w:t>
      </w:r>
      <w:bookmarkEnd w:id="75"/>
      <w:bookmarkEnd w:id="76"/>
    </w:p>
    <w:p w14:paraId="252C89DC" w14:textId="77777777" w:rsidR="00D1771F" w:rsidRDefault="00D1771F" w:rsidP="00D1771F">
      <w:pPr>
        <w:pStyle w:val="ListParagraph"/>
        <w:numPr>
          <w:ilvl w:val="0"/>
          <w:numId w:val="7"/>
        </w:numPr>
        <w:rPr>
          <w:lang w:val="en"/>
        </w:rPr>
      </w:pPr>
      <w:r w:rsidRPr="00D1771F">
        <w:rPr>
          <w:lang w:val="en"/>
        </w:rPr>
        <w:t>The following dialog will be displayed</w:t>
      </w:r>
      <w:r>
        <w:rPr>
          <w:lang w:val="en"/>
        </w:rPr>
        <w:t>.  Click Next</w:t>
      </w:r>
      <w:r w:rsidR="00C12DD7" w:rsidRPr="00D1771F">
        <w:rPr>
          <w:lang w:val="en"/>
        </w:rPr>
        <w:br/>
      </w:r>
      <w:r w:rsidR="00C12DD7">
        <w:rPr>
          <w:noProof/>
        </w:rPr>
        <w:drawing>
          <wp:inline distT="0" distB="0" distL="0" distR="0" wp14:anchorId="289487DB" wp14:editId="652CA563">
            <wp:extent cx="5486400" cy="35788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1800F" w14:textId="77777777" w:rsidR="00D1771F" w:rsidRDefault="00D1771F" w:rsidP="00D1771F">
      <w:pPr>
        <w:pStyle w:val="ListParagraph"/>
        <w:numPr>
          <w:ilvl w:val="0"/>
          <w:numId w:val="7"/>
        </w:numPr>
        <w:rPr>
          <w:lang w:val="en"/>
        </w:rPr>
      </w:pPr>
      <w:r>
        <w:rPr>
          <w:lang w:val="en"/>
        </w:rPr>
        <w:t xml:space="preserve">Specify partition </w:t>
      </w:r>
      <w:r w:rsidRPr="00D1771F">
        <w:rPr>
          <w:b/>
          <w:lang w:val="en"/>
        </w:rPr>
        <w:t>dc=</w:t>
      </w:r>
      <w:proofErr w:type="spellStart"/>
      <w:r w:rsidRPr="00D1771F">
        <w:rPr>
          <w:b/>
          <w:lang w:val="en"/>
        </w:rPr>
        <w:t>dbb,dc</w:t>
      </w:r>
      <w:proofErr w:type="spellEnd"/>
      <w:r w:rsidRPr="00D1771F">
        <w:rPr>
          <w:b/>
          <w:lang w:val="en"/>
        </w:rPr>
        <w:t>=local</w:t>
      </w:r>
      <w:r>
        <w:rPr>
          <w:lang w:val="en"/>
        </w:rPr>
        <w:t xml:space="preserve"> on ports 389/636, click Next</w:t>
      </w:r>
      <w:r w:rsidR="00C12DD7" w:rsidRPr="00D1771F">
        <w:rPr>
          <w:lang w:val="en"/>
        </w:rPr>
        <w:br/>
      </w:r>
      <w:r w:rsidR="00C12DD7">
        <w:rPr>
          <w:noProof/>
        </w:rPr>
        <w:drawing>
          <wp:inline distT="0" distB="0" distL="0" distR="0" wp14:anchorId="7CD1B615" wp14:editId="14432BC8">
            <wp:extent cx="5486400" cy="35788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A8FB3" w14:textId="77777777" w:rsidR="00D1771F" w:rsidRDefault="00D1771F" w:rsidP="00D1771F">
      <w:pPr>
        <w:pStyle w:val="ListParagraph"/>
        <w:numPr>
          <w:ilvl w:val="0"/>
          <w:numId w:val="7"/>
        </w:numPr>
        <w:rPr>
          <w:lang w:val="en"/>
        </w:rPr>
      </w:pPr>
      <w:r>
        <w:rPr>
          <w:lang w:val="en"/>
        </w:rPr>
        <w:lastRenderedPageBreak/>
        <w:t>Specify initial connection details as per below, then click Next</w:t>
      </w:r>
      <w:r w:rsidR="00C12DD7" w:rsidRPr="00D1771F">
        <w:rPr>
          <w:lang w:val="en"/>
        </w:rPr>
        <w:br/>
      </w:r>
      <w:r w:rsidR="00C12DD7">
        <w:rPr>
          <w:noProof/>
        </w:rPr>
        <w:drawing>
          <wp:inline distT="0" distB="0" distL="0" distR="0" wp14:anchorId="6FF35DB6" wp14:editId="665F08F3">
            <wp:extent cx="5486400" cy="35788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78E1C" w14:textId="77777777" w:rsidR="00D1771F" w:rsidRDefault="00C12DD7" w:rsidP="00D1771F">
      <w:pPr>
        <w:pStyle w:val="ListParagraph"/>
        <w:numPr>
          <w:ilvl w:val="0"/>
          <w:numId w:val="7"/>
        </w:numPr>
        <w:rPr>
          <w:lang w:val="en"/>
        </w:rPr>
      </w:pPr>
      <w:r w:rsidRPr="00D1771F">
        <w:rPr>
          <w:lang w:val="en"/>
        </w:rPr>
        <w:t>Validate User/</w:t>
      </w:r>
      <w:proofErr w:type="spellStart"/>
      <w:r w:rsidRPr="00D1771F">
        <w:rPr>
          <w:lang w:val="en"/>
        </w:rPr>
        <w:t>Pwd</w:t>
      </w:r>
      <w:proofErr w:type="spellEnd"/>
      <w:r w:rsidRPr="00D1771F">
        <w:rPr>
          <w:lang w:val="en"/>
        </w:rPr>
        <w:br/>
      </w:r>
      <w:r>
        <w:rPr>
          <w:noProof/>
        </w:rPr>
        <w:drawing>
          <wp:inline distT="0" distB="0" distL="0" distR="0" wp14:anchorId="66E7399A" wp14:editId="4F99B54A">
            <wp:extent cx="2472055" cy="16370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055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397F9" w14:textId="77777777" w:rsidR="00D1771F" w:rsidRDefault="00C12DD7" w:rsidP="00D1771F">
      <w:pPr>
        <w:pStyle w:val="ListParagraph"/>
        <w:numPr>
          <w:ilvl w:val="0"/>
          <w:numId w:val="7"/>
        </w:numPr>
        <w:rPr>
          <w:lang w:val="en"/>
        </w:rPr>
      </w:pPr>
      <w:r w:rsidRPr="00D1771F">
        <w:rPr>
          <w:lang w:val="en"/>
        </w:rPr>
        <w:lastRenderedPageBreak/>
        <w:t>Read Context Information</w:t>
      </w:r>
      <w:r w:rsidR="00D1771F">
        <w:rPr>
          <w:lang w:val="en"/>
        </w:rPr>
        <w:t>, click Next</w:t>
      </w:r>
      <w:r w:rsidRPr="00D1771F">
        <w:rPr>
          <w:lang w:val="en"/>
        </w:rPr>
        <w:br/>
      </w:r>
      <w:r>
        <w:rPr>
          <w:noProof/>
        </w:rPr>
        <w:drawing>
          <wp:inline distT="0" distB="0" distL="0" distR="0" wp14:anchorId="56CCCABF" wp14:editId="098AECB0">
            <wp:extent cx="5486400" cy="35788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9F018" w14:textId="77777777" w:rsidR="00D1771F" w:rsidRDefault="00D1771F" w:rsidP="00D1771F">
      <w:pPr>
        <w:pStyle w:val="ListParagraph"/>
        <w:numPr>
          <w:ilvl w:val="0"/>
          <w:numId w:val="7"/>
        </w:numPr>
        <w:rPr>
          <w:lang w:val="en"/>
        </w:rPr>
      </w:pPr>
      <w:r>
        <w:rPr>
          <w:lang w:val="en"/>
        </w:rPr>
        <w:t>Click Yes to create the System VISA</w:t>
      </w:r>
      <w:r w:rsidR="00C12DD7" w:rsidRPr="00D1771F">
        <w:rPr>
          <w:lang w:val="en"/>
        </w:rPr>
        <w:br/>
      </w:r>
      <w:r w:rsidR="00C12DD7">
        <w:rPr>
          <w:noProof/>
        </w:rPr>
        <w:drawing>
          <wp:inline distT="0" distB="0" distL="0" distR="0" wp14:anchorId="31A6D39C" wp14:editId="6810DFEF">
            <wp:extent cx="4617085" cy="19075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085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C8AE2" w14:textId="77777777" w:rsidR="00D1771F" w:rsidRDefault="00D1771F" w:rsidP="00D1771F">
      <w:pPr>
        <w:pStyle w:val="ListParagraph"/>
        <w:numPr>
          <w:ilvl w:val="0"/>
          <w:numId w:val="7"/>
        </w:numPr>
        <w:rPr>
          <w:lang w:val="en"/>
        </w:rPr>
      </w:pPr>
      <w:r>
        <w:rPr>
          <w:lang w:val="en"/>
        </w:rPr>
        <w:t>Click OK</w:t>
      </w:r>
      <w:r w:rsidR="00C12DD7" w:rsidRPr="00D1771F">
        <w:rPr>
          <w:lang w:val="en"/>
        </w:rPr>
        <w:br/>
      </w:r>
      <w:r w:rsidR="00C12DD7">
        <w:rPr>
          <w:noProof/>
        </w:rPr>
        <w:drawing>
          <wp:inline distT="0" distB="0" distL="0" distR="0" wp14:anchorId="6A6BD2FA" wp14:editId="4589A406">
            <wp:extent cx="2472055" cy="16370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055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8C27E" w14:textId="77777777" w:rsidR="00A36CB0" w:rsidRDefault="00D1771F" w:rsidP="00D1771F">
      <w:pPr>
        <w:pStyle w:val="ListParagraph"/>
        <w:numPr>
          <w:ilvl w:val="0"/>
          <w:numId w:val="7"/>
        </w:numPr>
        <w:rPr>
          <w:lang w:val="en"/>
        </w:rPr>
      </w:pPr>
      <w:r>
        <w:rPr>
          <w:lang w:val="en"/>
        </w:rPr>
        <w:lastRenderedPageBreak/>
        <w:t>Specify System VISA ADLDS connection details as per below, then click Next</w:t>
      </w:r>
      <w:r w:rsidR="00C12DD7" w:rsidRPr="00D1771F">
        <w:rPr>
          <w:lang w:val="en"/>
        </w:rPr>
        <w:br/>
      </w:r>
      <w:r w:rsidR="00C12DD7">
        <w:rPr>
          <w:noProof/>
        </w:rPr>
        <w:drawing>
          <wp:inline distT="0" distB="0" distL="0" distR="0" wp14:anchorId="4C6666E6" wp14:editId="0F8674E7">
            <wp:extent cx="5486400" cy="35788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A0CB4" w14:textId="77777777" w:rsidR="00D1771F" w:rsidRPr="00D1771F" w:rsidRDefault="00D1771F" w:rsidP="003B0ACA">
      <w:pPr>
        <w:pStyle w:val="ListParagraph"/>
        <w:numPr>
          <w:ilvl w:val="0"/>
          <w:numId w:val="7"/>
        </w:numPr>
        <w:rPr>
          <w:rFonts w:ascii="Calibri" w:hAnsi="Calibri" w:cs="Calibri"/>
          <w:lang w:val="en"/>
        </w:rPr>
      </w:pPr>
      <w:r w:rsidRPr="00D1771F">
        <w:rPr>
          <w:lang w:val="en"/>
        </w:rPr>
        <w:t>Click Save</w:t>
      </w:r>
      <w:r w:rsidR="00C12DD7" w:rsidRPr="00D1771F">
        <w:rPr>
          <w:rFonts w:ascii="Calibri" w:hAnsi="Calibri" w:cs="Calibri"/>
          <w:lang w:val="en"/>
        </w:rPr>
        <w:br/>
      </w:r>
      <w:r w:rsidR="00C12DD7">
        <w:rPr>
          <w:rFonts w:ascii="Calibri" w:hAnsi="Calibri" w:cs="Calibri"/>
          <w:noProof/>
        </w:rPr>
        <w:drawing>
          <wp:inline distT="0" distB="0" distL="0" distR="0" wp14:anchorId="343F723F" wp14:editId="010EBACD">
            <wp:extent cx="5486400" cy="35788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62052" w14:textId="77777777" w:rsidR="00A36CB0" w:rsidRPr="00D1771F" w:rsidRDefault="00D1771F" w:rsidP="003B0ACA">
      <w:pPr>
        <w:pStyle w:val="ListParagraph"/>
        <w:numPr>
          <w:ilvl w:val="0"/>
          <w:numId w:val="7"/>
        </w:numPr>
        <w:rPr>
          <w:rFonts w:ascii="Calibri" w:hAnsi="Calibri" w:cs="Calibri"/>
          <w:lang w:val="en"/>
        </w:rPr>
      </w:pPr>
      <w:r>
        <w:rPr>
          <w:lang w:val="en"/>
        </w:rPr>
        <w:lastRenderedPageBreak/>
        <w:t>Click OK</w:t>
      </w:r>
      <w:r w:rsidR="00C12DD7" w:rsidRPr="00D1771F">
        <w:rPr>
          <w:rFonts w:ascii="Calibri" w:hAnsi="Calibri" w:cs="Calibri"/>
          <w:lang w:val="en"/>
        </w:rPr>
        <w:br/>
      </w:r>
      <w:r w:rsidR="00C12DD7">
        <w:rPr>
          <w:rFonts w:ascii="Calibri" w:hAnsi="Calibri" w:cs="Calibri"/>
          <w:noProof/>
        </w:rPr>
        <w:drawing>
          <wp:inline distT="0" distB="0" distL="0" distR="0" wp14:anchorId="2D20EAC5" wp14:editId="62DB460E">
            <wp:extent cx="1670685" cy="14789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685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2B5D7" w14:textId="77777777" w:rsidR="00D1771F" w:rsidRDefault="00D1771F" w:rsidP="00D1771F">
      <w:pPr>
        <w:pStyle w:val="ListParagraph"/>
        <w:numPr>
          <w:ilvl w:val="0"/>
          <w:numId w:val="7"/>
        </w:numPr>
        <w:rPr>
          <w:rFonts w:ascii="Calibri" w:hAnsi="Calibri" w:cs="Calibri"/>
          <w:lang w:val="en"/>
        </w:rPr>
      </w:pPr>
      <w:r>
        <w:rPr>
          <w:lang w:val="en"/>
        </w:rPr>
        <w:t>Click Yes to Start VIS</w:t>
      </w:r>
      <w:r>
        <w:rPr>
          <w:lang w:val="en"/>
        </w:rPr>
        <w:br/>
      </w:r>
      <w:r w:rsidR="00C12DD7">
        <w:rPr>
          <w:noProof/>
        </w:rPr>
        <w:drawing>
          <wp:inline distT="0" distB="0" distL="0" distR="0" wp14:anchorId="111B7F29" wp14:editId="66EA119F">
            <wp:extent cx="3319145" cy="14789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145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6E0F5" w14:textId="77777777" w:rsidR="00047164" w:rsidRDefault="00D1771F" w:rsidP="003B0ACA">
      <w:pPr>
        <w:pStyle w:val="ListParagraph"/>
        <w:numPr>
          <w:ilvl w:val="0"/>
          <w:numId w:val="7"/>
        </w:numPr>
        <w:rPr>
          <w:rFonts w:ascii="Calibri" w:hAnsi="Calibri" w:cs="Calibri"/>
          <w:lang w:val="en"/>
        </w:rPr>
      </w:pPr>
      <w:r w:rsidRPr="00047164">
        <w:rPr>
          <w:rFonts w:ascii="Calibri" w:hAnsi="Calibri" w:cs="Calibri"/>
          <w:lang w:val="en"/>
        </w:rPr>
        <w:t>Click Yes to validate the installation</w:t>
      </w:r>
      <w:r w:rsidR="00047164">
        <w:rPr>
          <w:rFonts w:ascii="Calibri" w:hAnsi="Calibri" w:cs="Calibri"/>
          <w:lang w:val="en"/>
        </w:rPr>
        <w:br/>
      </w:r>
      <w:r w:rsidR="00C12DD7">
        <w:rPr>
          <w:rFonts w:ascii="Calibri" w:hAnsi="Calibri" w:cs="Calibri"/>
          <w:noProof/>
        </w:rPr>
        <w:drawing>
          <wp:inline distT="0" distB="0" distL="0" distR="0" wp14:anchorId="3CB2F6C6" wp14:editId="38B1E6FE">
            <wp:extent cx="4662170" cy="14789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17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0E766" w14:textId="77777777" w:rsidR="00047164" w:rsidRDefault="00047164" w:rsidP="00D1771F">
      <w:pPr>
        <w:rPr>
          <w:rFonts w:ascii="Calibri" w:hAnsi="Calibri" w:cs="Calibri"/>
          <w:lang w:val="en"/>
        </w:rPr>
      </w:pPr>
    </w:p>
    <w:p w14:paraId="11FA3070" w14:textId="77777777" w:rsidR="00047164" w:rsidRPr="00567F7F" w:rsidRDefault="00047164" w:rsidP="00625365">
      <w:pPr>
        <w:pStyle w:val="Heading2Numbered"/>
        <w:numPr>
          <w:ilvl w:val="1"/>
          <w:numId w:val="16"/>
        </w:numPr>
      </w:pPr>
      <w:bookmarkStart w:id="77" w:name="_Toc438555829"/>
      <w:bookmarkStart w:id="78" w:name="_Toc438560895"/>
      <w:r w:rsidRPr="00567F7F">
        <w:t xml:space="preserve">Validate </w:t>
      </w:r>
      <w:r w:rsidR="00C12DD7" w:rsidRPr="00567F7F">
        <w:t xml:space="preserve">VIS </w:t>
      </w:r>
      <w:r w:rsidRPr="00567F7F">
        <w:t>installation via LDAP Manager</w:t>
      </w:r>
      <w:bookmarkEnd w:id="77"/>
      <w:bookmarkEnd w:id="78"/>
    </w:p>
    <w:p w14:paraId="4621003E" w14:textId="77777777" w:rsidR="00A36CB0" w:rsidRDefault="00047164" w:rsidP="00047164">
      <w:pPr>
        <w:rPr>
          <w:lang w:val="en"/>
        </w:rPr>
      </w:pPr>
      <w:r>
        <w:rPr>
          <w:lang w:val="en"/>
        </w:rPr>
        <w:t>The following screenshot is displayed showing the default VIS configuration (pass-through to DBB.LOCAL AD</w:t>
      </w:r>
      <w:proofErr w:type="gramStart"/>
      <w:r>
        <w:rPr>
          <w:lang w:val="en"/>
        </w:rPr>
        <w:t>)</w:t>
      </w:r>
      <w:proofErr w:type="gramEnd"/>
      <w:r w:rsidR="00C12DD7">
        <w:rPr>
          <w:lang w:val="en"/>
        </w:rPr>
        <w:br/>
      </w:r>
      <w:r w:rsidR="00C12DD7">
        <w:rPr>
          <w:noProof/>
        </w:rPr>
        <w:lastRenderedPageBreak/>
        <w:drawing>
          <wp:inline distT="0" distB="0" distL="0" distR="0" wp14:anchorId="1BF768AE" wp14:editId="7D779CD8">
            <wp:extent cx="6925726" cy="3733800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6735" cy="373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2DD7">
        <w:rPr>
          <w:lang w:val="en"/>
        </w:rPr>
        <w:br/>
      </w:r>
      <w:r>
        <w:rPr>
          <w:lang w:val="en"/>
        </w:rPr>
        <w:t xml:space="preserve">The following is displayed </w:t>
      </w:r>
      <w:r w:rsidR="00711C2F">
        <w:rPr>
          <w:lang w:val="en"/>
        </w:rPr>
        <w:t xml:space="preserve">in the LDAP Manager </w:t>
      </w:r>
      <w:r>
        <w:rPr>
          <w:lang w:val="en"/>
        </w:rPr>
        <w:t xml:space="preserve">when an ADLDS connection is configured for </w:t>
      </w:r>
      <w:proofErr w:type="spellStart"/>
      <w:r>
        <w:rPr>
          <w:lang w:val="en"/>
        </w:rPr>
        <w:t>VISConfig</w:t>
      </w:r>
      <w:proofErr w:type="spellEnd"/>
      <w:r>
        <w:rPr>
          <w:lang w:val="en"/>
        </w:rPr>
        <w:t>:</w:t>
      </w:r>
      <w:r w:rsidR="00C12DD7">
        <w:rPr>
          <w:lang w:val="en"/>
        </w:rPr>
        <w:br/>
      </w:r>
      <w:r w:rsidR="00C12DD7">
        <w:rPr>
          <w:noProof/>
        </w:rPr>
        <w:drawing>
          <wp:inline distT="0" distB="0" distL="0" distR="0" wp14:anchorId="70C90F2A" wp14:editId="6C57B278">
            <wp:extent cx="6953293" cy="35909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8869" cy="359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33644" w14:textId="77777777" w:rsidR="00A36CB0" w:rsidRDefault="0004716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lang w:val="en"/>
        </w:rPr>
        <w:t xml:space="preserve">The following is displayed </w:t>
      </w:r>
      <w:r w:rsidR="00711C2F">
        <w:rPr>
          <w:lang w:val="en"/>
        </w:rPr>
        <w:t>in the LDAP Manager w</w:t>
      </w:r>
      <w:r>
        <w:rPr>
          <w:lang w:val="en"/>
        </w:rPr>
        <w:t xml:space="preserve">hen an ADLDS connection is configured for the </w:t>
      </w:r>
      <w:r w:rsidR="00C12DD7">
        <w:rPr>
          <w:rFonts w:ascii="Calibri" w:hAnsi="Calibri" w:cs="Calibri"/>
          <w:lang w:val="en"/>
        </w:rPr>
        <w:t>CSODBB ADLDS Instance:</w:t>
      </w:r>
      <w:r w:rsidR="00C12DD7">
        <w:rPr>
          <w:rFonts w:ascii="Calibri" w:hAnsi="Calibri" w:cs="Calibri"/>
          <w:lang w:val="en"/>
        </w:rPr>
        <w:br/>
      </w:r>
      <w:r w:rsidR="00C12DD7">
        <w:rPr>
          <w:rFonts w:ascii="Calibri" w:hAnsi="Calibri" w:cs="Calibri"/>
          <w:noProof/>
        </w:rPr>
        <w:lastRenderedPageBreak/>
        <w:drawing>
          <wp:inline distT="0" distB="0" distL="0" distR="0" wp14:anchorId="7B669B4E" wp14:editId="2A60E6F7">
            <wp:extent cx="6953293" cy="35909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485" cy="359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5D68D" w14:textId="77777777" w:rsidR="00C12DD7" w:rsidRPr="00567F7F" w:rsidRDefault="00711C2F" w:rsidP="00625365">
      <w:pPr>
        <w:pStyle w:val="Heading1Numbered"/>
        <w:numPr>
          <w:ilvl w:val="0"/>
          <w:numId w:val="16"/>
        </w:numPr>
        <w:tabs>
          <w:tab w:val="left" w:pos="720"/>
        </w:tabs>
        <w:jc w:val="both"/>
      </w:pPr>
      <w:bookmarkStart w:id="79" w:name="_Toc438555830"/>
      <w:bookmarkStart w:id="80" w:name="_Toc438560896"/>
      <w:r w:rsidRPr="00567F7F">
        <w:lastRenderedPageBreak/>
        <w:t>Deploy the VIS configuration developed in the lab</w:t>
      </w:r>
      <w:bookmarkEnd w:id="79"/>
      <w:bookmarkEnd w:id="80"/>
    </w:p>
    <w:p w14:paraId="7FD49ED5" w14:textId="77777777" w:rsidR="00711C2F" w:rsidRDefault="00711C2F" w:rsidP="00711C2F">
      <w:pPr>
        <w:rPr>
          <w:lang w:val="en"/>
        </w:rPr>
      </w:pPr>
      <w:r>
        <w:rPr>
          <w:lang w:val="en"/>
        </w:rPr>
        <w:t>Deploy VISConfig.xml from the LAB environment</w:t>
      </w:r>
    </w:p>
    <w:p w14:paraId="1ADE59C0" w14:textId="77777777" w:rsidR="00711C2F" w:rsidRDefault="00711C2F" w:rsidP="00711C2F">
      <w:pPr>
        <w:pStyle w:val="ListParagraph"/>
        <w:numPr>
          <w:ilvl w:val="0"/>
          <w:numId w:val="9"/>
        </w:numPr>
        <w:rPr>
          <w:lang w:val="en"/>
        </w:rPr>
      </w:pPr>
      <w:r>
        <w:rPr>
          <w:lang w:val="en"/>
        </w:rPr>
        <w:t>Stop the VIS service</w:t>
      </w:r>
    </w:p>
    <w:p w14:paraId="5F25E4B4" w14:textId="77777777" w:rsidR="00711C2F" w:rsidRDefault="00711C2F" w:rsidP="00711C2F">
      <w:pPr>
        <w:pStyle w:val="ListParagraph"/>
        <w:numPr>
          <w:ilvl w:val="0"/>
          <w:numId w:val="9"/>
        </w:numPr>
        <w:rPr>
          <w:lang w:val="en"/>
        </w:rPr>
      </w:pPr>
      <w:r>
        <w:rPr>
          <w:lang w:val="en"/>
        </w:rPr>
        <w:t xml:space="preserve">Rename </w:t>
      </w:r>
      <w:r w:rsidRPr="00711C2F">
        <w:rPr>
          <w:lang w:val="en"/>
        </w:rPr>
        <w:t>D:\Program Files\Optimal IdM\Virtual Identity Server\</w:t>
      </w:r>
      <w:proofErr w:type="spellStart"/>
      <w:r w:rsidRPr="00711C2F">
        <w:rPr>
          <w:lang w:val="en"/>
        </w:rPr>
        <w:t>config</w:t>
      </w:r>
      <w:proofErr w:type="spellEnd"/>
      <w:r>
        <w:rPr>
          <w:lang w:val="en"/>
        </w:rPr>
        <w:t>\VISConfig.xml to VISConfig.DBBOnly.xml</w:t>
      </w:r>
    </w:p>
    <w:p w14:paraId="4BC3B1F2" w14:textId="77777777" w:rsidR="00711C2F" w:rsidRDefault="00711C2F" w:rsidP="00711C2F">
      <w:pPr>
        <w:pStyle w:val="ListParagraph"/>
        <w:numPr>
          <w:ilvl w:val="0"/>
          <w:numId w:val="9"/>
        </w:numPr>
        <w:rPr>
          <w:lang w:val="en"/>
        </w:rPr>
      </w:pPr>
      <w:r>
        <w:rPr>
          <w:lang w:val="en"/>
        </w:rPr>
        <w:t xml:space="preserve">Deploy the version of </w:t>
      </w:r>
      <w:proofErr w:type="spellStart"/>
      <w:r>
        <w:rPr>
          <w:lang w:val="en"/>
        </w:rPr>
        <w:t>VISConfig</w:t>
      </w:r>
      <w:proofErr w:type="spellEnd"/>
      <w:r>
        <w:rPr>
          <w:lang w:val="en"/>
        </w:rPr>
        <w:t xml:space="preserve"> from the lab</w:t>
      </w:r>
    </w:p>
    <w:p w14:paraId="2D8E619D" w14:textId="77777777" w:rsidR="00711C2F" w:rsidRDefault="00711C2F" w:rsidP="00711C2F">
      <w:pPr>
        <w:pStyle w:val="ListParagraph"/>
        <w:numPr>
          <w:ilvl w:val="0"/>
          <w:numId w:val="9"/>
        </w:numPr>
        <w:rPr>
          <w:lang w:val="en"/>
        </w:rPr>
      </w:pPr>
      <w:r>
        <w:rPr>
          <w:lang w:val="en"/>
        </w:rPr>
        <w:t>Restart the VIS service</w:t>
      </w:r>
    </w:p>
    <w:p w14:paraId="4A438F90" w14:textId="77777777" w:rsidR="008955DE" w:rsidRPr="00567F7F" w:rsidRDefault="008955DE" w:rsidP="00625365">
      <w:pPr>
        <w:pStyle w:val="Heading2Numbered"/>
        <w:numPr>
          <w:ilvl w:val="1"/>
          <w:numId w:val="16"/>
        </w:numPr>
      </w:pPr>
      <w:bookmarkStart w:id="81" w:name="_Toc438555831"/>
      <w:bookmarkStart w:id="82" w:name="_Toc438560897"/>
      <w:r w:rsidRPr="00567F7F">
        <w:t>Validate the deployment</w:t>
      </w:r>
      <w:bookmarkEnd w:id="81"/>
      <w:bookmarkEnd w:id="82"/>
    </w:p>
    <w:p w14:paraId="1CE764C0" w14:textId="77777777" w:rsidR="00711C2F" w:rsidRDefault="00711C2F" w:rsidP="00711C2F">
      <w:pPr>
        <w:rPr>
          <w:rFonts w:ascii="Calibri" w:hAnsi="Calibri" w:cs="Calibri"/>
          <w:lang w:val="en"/>
        </w:rPr>
      </w:pPr>
      <w:r>
        <w:rPr>
          <w:lang w:val="en"/>
        </w:rPr>
        <w:t xml:space="preserve">The following is displayed in the LDAP Manager when </w:t>
      </w:r>
      <w:r w:rsidRPr="008955DE">
        <w:rPr>
          <w:b/>
          <w:i/>
          <w:lang w:val="en"/>
        </w:rPr>
        <w:t>either</w:t>
      </w:r>
      <w:r>
        <w:rPr>
          <w:lang w:val="en"/>
        </w:rPr>
        <w:t xml:space="preserve"> an LDAP connection (port 389) or SLDAP connection (port 636) is configured for the </w:t>
      </w:r>
      <w:r>
        <w:rPr>
          <w:rFonts w:ascii="Calibri" w:hAnsi="Calibri" w:cs="Calibri"/>
          <w:lang w:val="en"/>
        </w:rPr>
        <w:t>VIS main Instance:</w:t>
      </w:r>
    </w:p>
    <w:p w14:paraId="7410E0A1" w14:textId="77777777" w:rsidR="00711C2F" w:rsidRDefault="00711C2F" w:rsidP="00711C2F">
      <w:pPr>
        <w:rPr>
          <w:lang w:val="en"/>
        </w:rPr>
      </w:pPr>
      <w:r>
        <w:rPr>
          <w:noProof/>
        </w:rPr>
        <w:drawing>
          <wp:inline distT="0" distB="0" distL="0" distR="0" wp14:anchorId="62894D4C" wp14:editId="486745F5">
            <wp:extent cx="6934200" cy="492217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960784" cy="494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7A3F" w14:textId="77777777" w:rsidR="008955DE" w:rsidRPr="008955DE" w:rsidRDefault="008955DE" w:rsidP="00711C2F">
      <w:pPr>
        <w:rPr>
          <w:b/>
          <w:i/>
          <w:lang w:val="en"/>
        </w:rPr>
      </w:pPr>
      <w:r w:rsidRPr="008955DE">
        <w:rPr>
          <w:b/>
          <w:i/>
          <w:lang w:val="en"/>
        </w:rPr>
        <w:t>Notes:</w:t>
      </w:r>
    </w:p>
    <w:p w14:paraId="300CA32C" w14:textId="77777777" w:rsidR="008955DE" w:rsidRPr="008955DE" w:rsidRDefault="008955DE" w:rsidP="008955DE">
      <w:pPr>
        <w:pStyle w:val="ListParagraph"/>
        <w:numPr>
          <w:ilvl w:val="0"/>
          <w:numId w:val="10"/>
        </w:numPr>
        <w:rPr>
          <w:lang w:val="en"/>
        </w:rPr>
      </w:pPr>
      <w:r>
        <w:rPr>
          <w:lang w:val="en"/>
        </w:rPr>
        <w:t>T</w:t>
      </w:r>
      <w:r w:rsidRPr="008955DE">
        <w:rPr>
          <w:lang w:val="en"/>
        </w:rPr>
        <w:t>he visible child OUs below DC=</w:t>
      </w:r>
      <w:proofErr w:type="spellStart"/>
      <w:r w:rsidRPr="008955DE">
        <w:rPr>
          <w:lang w:val="en"/>
        </w:rPr>
        <w:t>dbb</w:t>
      </w:r>
      <w:proofErr w:type="gramStart"/>
      <w:r w:rsidRPr="008955DE">
        <w:rPr>
          <w:lang w:val="en"/>
        </w:rPr>
        <w:t>,DC</w:t>
      </w:r>
      <w:proofErr w:type="spellEnd"/>
      <w:proofErr w:type="gramEnd"/>
      <w:r w:rsidRPr="008955DE">
        <w:rPr>
          <w:lang w:val="en"/>
        </w:rPr>
        <w:t>=local no longer include all from the default (DBB.LOCAL pass-through) configuration.</w:t>
      </w:r>
    </w:p>
    <w:p w14:paraId="6FDC921E" w14:textId="77777777" w:rsidR="008955DE" w:rsidRPr="008955DE" w:rsidRDefault="008955DE" w:rsidP="008955DE">
      <w:pPr>
        <w:pStyle w:val="ListParagraph"/>
        <w:numPr>
          <w:ilvl w:val="0"/>
          <w:numId w:val="10"/>
        </w:numPr>
        <w:rPr>
          <w:lang w:val="en"/>
        </w:rPr>
      </w:pPr>
      <w:r>
        <w:rPr>
          <w:lang w:val="en"/>
        </w:rPr>
        <w:lastRenderedPageBreak/>
        <w:t xml:space="preserve">The OU=CSODBB child OU contains all objects from the CSODBB ADLDS (joined) VISA that DID NOT JOIN successfully (on </w:t>
      </w:r>
      <w:proofErr w:type="spellStart"/>
      <w:r>
        <w:rPr>
          <w:lang w:val="en"/>
        </w:rPr>
        <w:t>sAMAccountName</w:t>
      </w:r>
      <w:proofErr w:type="spellEnd"/>
      <w:r>
        <w:rPr>
          <w:lang w:val="en"/>
        </w:rPr>
        <w:t>) to user accounts in the DBB.LOCAL domain.</w:t>
      </w:r>
    </w:p>
    <w:p w14:paraId="7BDE7F82" w14:textId="77777777" w:rsidR="008955DE" w:rsidRPr="008955DE" w:rsidRDefault="008955DE" w:rsidP="008955DE">
      <w:pPr>
        <w:rPr>
          <w:lang w:val="en"/>
        </w:rPr>
      </w:pPr>
      <w:r w:rsidRPr="008955DE">
        <w:rPr>
          <w:lang w:val="en"/>
        </w:rPr>
        <w:t xml:space="preserve">The following is displayed in the </w:t>
      </w:r>
      <w:r>
        <w:rPr>
          <w:lang w:val="en"/>
        </w:rPr>
        <w:t>Management Console</w:t>
      </w:r>
      <w:r w:rsidRPr="008955DE">
        <w:rPr>
          <w:lang w:val="en"/>
        </w:rPr>
        <w:t xml:space="preserve"> for the </w:t>
      </w:r>
      <w:r>
        <w:rPr>
          <w:lang w:val="en"/>
        </w:rPr>
        <w:t xml:space="preserve">deployed </w:t>
      </w:r>
      <w:r w:rsidRPr="008955DE">
        <w:rPr>
          <w:lang w:val="en"/>
        </w:rPr>
        <w:t xml:space="preserve">VIS </w:t>
      </w:r>
      <w:r>
        <w:rPr>
          <w:lang w:val="en"/>
        </w:rPr>
        <w:t>configuration</w:t>
      </w:r>
      <w:r w:rsidRPr="008955DE">
        <w:rPr>
          <w:lang w:val="en"/>
        </w:rPr>
        <w:t>:</w:t>
      </w:r>
    </w:p>
    <w:p w14:paraId="21CE8CBF" w14:textId="77777777" w:rsidR="008955DE" w:rsidRDefault="008955DE" w:rsidP="00711C2F">
      <w:pPr>
        <w:rPr>
          <w:lang w:val="en"/>
        </w:rPr>
      </w:pPr>
      <w:r>
        <w:rPr>
          <w:noProof/>
        </w:rPr>
        <w:drawing>
          <wp:inline distT="0" distB="0" distL="0" distR="0" wp14:anchorId="3CF3B0AE" wp14:editId="6BCDD388">
            <wp:extent cx="6961394" cy="46291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965242" cy="463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523B" w14:textId="77777777" w:rsidR="009863ED" w:rsidRPr="00C033DA" w:rsidRDefault="00625365" w:rsidP="00C033DA">
      <w:pPr>
        <w:pStyle w:val="StyleHeading"/>
      </w:pPr>
      <w:bookmarkStart w:id="83" w:name="_Toc438555832"/>
      <w:bookmarkStart w:id="84" w:name="_Toc438560898"/>
      <w:r>
        <w:lastRenderedPageBreak/>
        <w:t xml:space="preserve">Appendix A: </w:t>
      </w:r>
      <w:r w:rsidR="009863ED" w:rsidRPr="00C033DA">
        <w:t>Generated VISConfig.html</w:t>
      </w:r>
      <w:bookmarkEnd w:id="83"/>
      <w:bookmarkEnd w:id="84"/>
    </w:p>
    <w:p w14:paraId="1D3168EB" w14:textId="77777777" w:rsidR="008955DE" w:rsidRPr="00711C2F" w:rsidRDefault="009863ED" w:rsidP="00711C2F">
      <w:pPr>
        <w:rPr>
          <w:lang w:val="en"/>
        </w:rPr>
      </w:pPr>
      <w:r>
        <w:rPr>
          <w:lang w:val="en"/>
        </w:rPr>
        <w:t xml:space="preserve">The following is generated from the VISConfig.xml file via a PowerShell </w:t>
      </w:r>
      <w:proofErr w:type="spellStart"/>
      <w:r>
        <w:rPr>
          <w:lang w:val="en"/>
        </w:rPr>
        <w:t>documentor</w:t>
      </w:r>
      <w:proofErr w:type="spellEnd"/>
      <w:r>
        <w:rPr>
          <w:lang w:val="en"/>
        </w:rPr>
        <w:t xml:space="preserve"> script and XSLT stylesheet.  Open</w:t>
      </w:r>
      <w:r w:rsidR="008955DE">
        <w:rPr>
          <w:lang w:val="en"/>
        </w:rPr>
        <w:t xml:space="preserve"> </w:t>
      </w:r>
      <w:r w:rsidR="008955DE" w:rsidRPr="008955DE">
        <w:rPr>
          <w:lang w:val="en"/>
        </w:rPr>
        <w:t>VISConfig.2015-12-22.htm</w:t>
      </w:r>
      <w:r w:rsidR="008955DE">
        <w:rPr>
          <w:lang w:val="en"/>
        </w:rPr>
        <w:t xml:space="preserve"> </w:t>
      </w:r>
      <w:r>
        <w:rPr>
          <w:lang w:val="en"/>
        </w:rPr>
        <w:t xml:space="preserve">in a browser </w:t>
      </w:r>
      <w:r w:rsidR="008955DE">
        <w:rPr>
          <w:lang w:val="en"/>
        </w:rPr>
        <w:t>for full</w:t>
      </w:r>
      <w:r>
        <w:rPr>
          <w:lang w:val="en"/>
        </w:rPr>
        <w:t>y navigable</w:t>
      </w:r>
      <w:r w:rsidR="008955DE">
        <w:rPr>
          <w:lang w:val="en"/>
        </w:rPr>
        <w:t xml:space="preserve"> configuration details of the deployed VISConfig.xml file (as it appears in the VIS management console)</w:t>
      </w:r>
      <w:r>
        <w:rPr>
          <w:lang w:val="en"/>
        </w:rPr>
        <w:t>.</w:t>
      </w:r>
    </w:p>
    <w:p w14:paraId="0B92BDCA" w14:textId="77777777" w:rsidR="00574A31" w:rsidRDefault="00574A31">
      <w:pPr>
        <w:divId w:val="58982599"/>
        <w:rPr>
          <w:rFonts w:eastAsia="Times New Roman"/>
          <w:vanish/>
        </w:rPr>
      </w:pPr>
    </w:p>
    <w:p w14:paraId="1787ADA0" w14:textId="77777777" w:rsidR="00574A31" w:rsidRDefault="00574A31">
      <w:pPr>
        <w:divId w:val="58982599"/>
        <w:rPr>
          <w:rFonts w:eastAsia="Times New Roman"/>
          <w:sz w:val="24"/>
          <w:szCs w:val="24"/>
        </w:rPr>
      </w:pPr>
      <w:r>
        <w:rPr>
          <w:rFonts w:eastAsia="Times New Roman"/>
        </w:rPr>
        <w:pict w14:anchorId="5678B072">
          <v:rect id="_x0000_i1025" style="width:0;height:1.5pt" o:hralign="center" o:hrstd="t" o:hr="t" fillcolor="#a0a0a0" stroked="f"/>
        </w:pi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87"/>
        <w:gridCol w:w="673"/>
      </w:tblGrid>
      <w:tr w:rsidR="00574A31" w14:paraId="006874BC" w14:textId="77777777">
        <w:trPr>
          <w:divId w:val="58982599"/>
          <w:tblCellSpacing w:w="15" w:type="dxa"/>
        </w:trPr>
        <w:tc>
          <w:tcPr>
            <w:tcW w:w="0" w:type="auto"/>
            <w:tcBorders>
              <w:bottom w:val="single" w:sz="6" w:space="0" w:color="78ACFF"/>
            </w:tcBorders>
            <w:shd w:val="clear" w:color="auto" w:fill="EAF2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B1C924A" w14:textId="77777777" w:rsidR="00574A31" w:rsidRDefault="00574A31">
            <w:pPr>
              <w:rPr>
                <w:rFonts w:eastAsia="Times New Roman"/>
                <w:b/>
                <w:bCs/>
              </w:rPr>
            </w:pPr>
            <w:bookmarkStart w:id="85" w:name="#Section:GLOBAL.SETTINGS"/>
            <w:bookmarkEnd w:id="85"/>
            <w:r>
              <w:rPr>
                <w:rFonts w:eastAsia="Times New Roman"/>
                <w:b/>
                <w:bCs/>
              </w:rPr>
              <w:t>GLOBAL Main Section - GLOBAL.SETTINGS</w:t>
            </w:r>
          </w:p>
        </w:tc>
        <w:tc>
          <w:tcPr>
            <w:tcW w:w="0" w:type="auto"/>
            <w:tcBorders>
              <w:bottom w:val="single" w:sz="6" w:space="0" w:color="78ACFF"/>
            </w:tcBorders>
            <w:shd w:val="clear" w:color="auto" w:fill="EAF2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224FF72" w14:textId="77777777" w:rsidR="00574A31" w:rsidRDefault="00574A31">
            <w:pPr>
              <w:jc w:val="right"/>
              <w:rPr>
                <w:rFonts w:eastAsia="Times New Roman"/>
                <w:b/>
                <w:bCs/>
              </w:rPr>
            </w:pPr>
            <w:hyperlink w:anchor="top" w:history="1">
              <w:r>
                <w:rPr>
                  <w:rStyle w:val="Hyperlink"/>
                  <w:rFonts w:eastAsia="Times New Roman"/>
                  <w:b/>
                  <w:bCs/>
                </w:rPr>
                <w:t>^Top</w:t>
              </w:r>
            </w:hyperlink>
            <w:r>
              <w:rPr>
                <w:rFonts w:eastAsia="Times New Roman"/>
                <w:b/>
                <w:bCs/>
              </w:rPr>
              <w:t xml:space="preserve"> </w:t>
            </w:r>
          </w:p>
        </w:tc>
      </w:tr>
      <w:tr w:rsidR="00574A31" w14:paraId="2D9F6132" w14:textId="77777777">
        <w:trPr>
          <w:divId w:val="58982599"/>
          <w:tblCellSpacing w:w="15" w:type="dxa"/>
        </w:trPr>
        <w:tc>
          <w:tcPr>
            <w:tcW w:w="0" w:type="auto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97"/>
              <w:gridCol w:w="6915"/>
            </w:tblGrid>
            <w:tr w:rsidR="00574A31" w14:paraId="0E9A7D5F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bottom w:val="single" w:sz="6" w:space="0" w:color="666666"/>
                    <w:right w:val="single" w:sz="6" w:space="0" w:color="666666"/>
                  </w:tcBorders>
                  <w:shd w:val="clear" w:color="auto" w:fill="CCCCCC"/>
                  <w:noWrap/>
                  <w:tcMar>
                    <w:top w:w="15" w:type="dxa"/>
                    <w:left w:w="150" w:type="dxa"/>
                    <w:bottom w:w="15" w:type="dxa"/>
                    <w:right w:w="150" w:type="dxa"/>
                  </w:tcMar>
                  <w:hideMark/>
                </w:tcPr>
                <w:p w14:paraId="42530C3D" w14:textId="77777777" w:rsidR="00574A31" w:rsidRDefault="00574A31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name</w:t>
                  </w:r>
                </w:p>
              </w:tc>
              <w:tc>
                <w:tcPr>
                  <w:tcW w:w="0" w:type="auto"/>
                  <w:shd w:val="clear" w:color="auto" w:fill="F5F5DC"/>
                  <w:hideMark/>
                </w:tcPr>
                <w:p w14:paraId="070965FE" w14:textId="77777777" w:rsidR="00574A31" w:rsidRDefault="00574A31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GLOBAL.SETTINGS</w:t>
                  </w:r>
                </w:p>
              </w:tc>
            </w:tr>
            <w:tr w:rsidR="00574A31" w14:paraId="7FEF8AAA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bottom w:val="single" w:sz="6" w:space="0" w:color="666666"/>
                    <w:right w:val="single" w:sz="6" w:space="0" w:color="666666"/>
                  </w:tcBorders>
                  <w:shd w:val="clear" w:color="auto" w:fill="CCCCCC"/>
                  <w:noWrap/>
                  <w:tcMar>
                    <w:top w:w="15" w:type="dxa"/>
                    <w:left w:w="150" w:type="dxa"/>
                    <w:bottom w:w="15" w:type="dxa"/>
                    <w:right w:w="150" w:type="dxa"/>
                  </w:tcMar>
                  <w:hideMark/>
                </w:tcPr>
                <w:p w14:paraId="57C84C8C" w14:textId="77777777" w:rsidR="00574A31" w:rsidRDefault="00574A31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description</w:t>
                  </w:r>
                </w:p>
              </w:tc>
              <w:tc>
                <w:tcPr>
                  <w:tcW w:w="0" w:type="auto"/>
                  <w:hideMark/>
                </w:tcPr>
                <w:p w14:paraId="3A2D890D" w14:textId="77777777" w:rsidR="00574A31" w:rsidRDefault="00574A31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Global Settings</w:t>
                  </w:r>
                </w:p>
              </w:tc>
            </w:tr>
            <w:tr w:rsidR="00574A31" w14:paraId="09DC8081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bottom w:val="single" w:sz="6" w:space="0" w:color="666666"/>
                    <w:right w:val="single" w:sz="6" w:space="0" w:color="666666"/>
                  </w:tcBorders>
                  <w:shd w:val="clear" w:color="auto" w:fill="CCCCCC"/>
                  <w:noWrap/>
                  <w:tcMar>
                    <w:top w:w="15" w:type="dxa"/>
                    <w:left w:w="150" w:type="dxa"/>
                    <w:bottom w:w="15" w:type="dxa"/>
                    <w:right w:w="150" w:type="dxa"/>
                  </w:tcMar>
                  <w:hideMark/>
                </w:tcPr>
                <w:p w14:paraId="23A79EE2" w14:textId="77777777" w:rsidR="00574A31" w:rsidRDefault="00574A31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version</w:t>
                  </w:r>
                </w:p>
              </w:tc>
              <w:tc>
                <w:tcPr>
                  <w:tcW w:w="0" w:type="auto"/>
                  <w:shd w:val="clear" w:color="auto" w:fill="F5F5DC"/>
                  <w:hideMark/>
                </w:tcPr>
                <w:p w14:paraId="70871924" w14:textId="77777777" w:rsidR="00574A31" w:rsidRDefault="00574A31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3.2.0</w:t>
                  </w:r>
                </w:p>
              </w:tc>
            </w:tr>
            <w:tr w:rsidR="00574A31" w14:paraId="5EA6B3C4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bottom w:val="single" w:sz="6" w:space="0" w:color="666666"/>
                    <w:right w:val="single" w:sz="6" w:space="0" w:color="666666"/>
                  </w:tcBorders>
                  <w:shd w:val="clear" w:color="auto" w:fill="CCCCCC"/>
                  <w:noWrap/>
                  <w:tcMar>
                    <w:top w:w="15" w:type="dxa"/>
                    <w:left w:w="150" w:type="dxa"/>
                    <w:bottom w:w="15" w:type="dxa"/>
                    <w:right w:w="150" w:type="dxa"/>
                  </w:tcMar>
                  <w:hideMark/>
                </w:tcPr>
                <w:p w14:paraId="6B3A833E" w14:textId="77777777" w:rsidR="00574A31" w:rsidRDefault="00574A31">
                  <w:pPr>
                    <w:rPr>
                      <w:rFonts w:eastAsia="Times New Roman"/>
                    </w:rPr>
                  </w:pPr>
                  <w:proofErr w:type="spellStart"/>
                  <w:r>
                    <w:rPr>
                      <w:rFonts w:eastAsia="Times New Roman"/>
                    </w:rPr>
                    <w:t>encryptionKey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3EC9CC12" w14:textId="77777777" w:rsidR="00574A31" w:rsidRDefault="00574A31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hESzhI20SjWjhlxxxx5ESEDaOF8kNJSBh5lRw2ig58RJ5P9mlV/l7IYnfQOf5heg7/Z0n8zMph9zE6+7nVyj3Q==</w:t>
                  </w:r>
                </w:p>
              </w:tc>
            </w:tr>
            <w:tr w:rsidR="00574A31" w14:paraId="2C3CEC51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bottom w:val="single" w:sz="6" w:space="0" w:color="666666"/>
                    <w:right w:val="single" w:sz="6" w:space="0" w:color="666666"/>
                  </w:tcBorders>
                  <w:shd w:val="clear" w:color="auto" w:fill="CCCCCC"/>
                  <w:noWrap/>
                  <w:tcMar>
                    <w:top w:w="15" w:type="dxa"/>
                    <w:left w:w="150" w:type="dxa"/>
                    <w:bottom w:w="15" w:type="dxa"/>
                    <w:right w:w="150" w:type="dxa"/>
                  </w:tcMar>
                  <w:hideMark/>
                </w:tcPr>
                <w:p w14:paraId="3C4B4F41" w14:textId="77777777" w:rsidR="00574A31" w:rsidRDefault="00574A31">
                  <w:pPr>
                    <w:rPr>
                      <w:rFonts w:eastAsia="Times New Roman"/>
                    </w:rPr>
                  </w:pPr>
                  <w:proofErr w:type="spellStart"/>
                  <w:r>
                    <w:rPr>
                      <w:rFonts w:eastAsia="Times New Roman"/>
                    </w:rPr>
                    <w:t>encryptionAlgorithm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F5F5DC"/>
                  <w:hideMark/>
                </w:tcPr>
                <w:p w14:paraId="302C3D6B" w14:textId="77777777" w:rsidR="00574A31" w:rsidRDefault="00574A31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AES2/CBC/PKCS#7</w:t>
                  </w:r>
                </w:p>
              </w:tc>
            </w:tr>
          </w:tbl>
          <w:p w14:paraId="3842ACFA" w14:textId="77777777" w:rsidR="00574A31" w:rsidRDefault="00574A31">
            <w:pPr>
              <w:rPr>
                <w:rFonts w:eastAsia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0F2CC95" w14:textId="77777777" w:rsidR="00574A31" w:rsidRDefault="00574A31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566098C0" w14:textId="77777777" w:rsidR="00574A31" w:rsidRDefault="00574A31">
      <w:pPr>
        <w:divId w:val="58982599"/>
        <w:rPr>
          <w:rFonts w:eastAsia="Times New Roman"/>
          <w:sz w:val="24"/>
          <w:szCs w:val="24"/>
        </w:rPr>
      </w:pPr>
      <w:r>
        <w:rPr>
          <w:rFonts w:eastAsia="Times New Roman"/>
        </w:rPr>
        <w:pict w14:anchorId="6F15E492">
          <v:rect id="_x0000_i1026" style="width:0;height:1.5pt" o:hralign="center" o:hrstd="t" o:hr="t" fillcolor="#a0a0a0" stroked="f"/>
        </w:pi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52"/>
        <w:gridCol w:w="800"/>
      </w:tblGrid>
      <w:tr w:rsidR="00574A31" w14:paraId="7B3396C1" w14:textId="77777777">
        <w:trPr>
          <w:divId w:val="58982599"/>
          <w:tblCellSpacing w:w="15" w:type="dxa"/>
        </w:trPr>
        <w:tc>
          <w:tcPr>
            <w:tcW w:w="0" w:type="auto"/>
            <w:tcBorders>
              <w:bottom w:val="single" w:sz="6" w:space="0" w:color="78ACFF"/>
            </w:tcBorders>
            <w:shd w:val="clear" w:color="auto" w:fill="EAF2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D0D291" w14:textId="77777777" w:rsidR="00574A31" w:rsidRDefault="00574A31">
            <w:pPr>
              <w:rPr>
                <w:rFonts w:eastAsia="Times New Roman"/>
                <w:b/>
                <w:bCs/>
              </w:rPr>
            </w:pPr>
            <w:bookmarkStart w:id="86" w:name="#Section:8a0d7301-eeae-4428-b271-ba39931"/>
            <w:bookmarkEnd w:id="86"/>
            <w:r>
              <w:rPr>
                <w:rFonts w:eastAsia="Times New Roman"/>
                <w:b/>
                <w:bCs/>
              </w:rPr>
              <w:t>VIS Main Section - VIS Main Instance</w:t>
            </w:r>
          </w:p>
        </w:tc>
        <w:tc>
          <w:tcPr>
            <w:tcW w:w="0" w:type="auto"/>
            <w:tcBorders>
              <w:bottom w:val="single" w:sz="6" w:space="0" w:color="78ACFF"/>
            </w:tcBorders>
            <w:shd w:val="clear" w:color="auto" w:fill="EAF2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2AF632" w14:textId="77777777" w:rsidR="00574A31" w:rsidRDefault="00574A31">
            <w:pPr>
              <w:jc w:val="right"/>
              <w:rPr>
                <w:rFonts w:eastAsia="Times New Roman"/>
                <w:b/>
                <w:bCs/>
              </w:rPr>
            </w:pPr>
            <w:hyperlink w:anchor="top" w:history="1">
              <w:r>
                <w:rPr>
                  <w:rStyle w:val="Hyperlink"/>
                  <w:rFonts w:eastAsia="Times New Roman"/>
                  <w:b/>
                  <w:bCs/>
                </w:rPr>
                <w:t>^Top</w:t>
              </w:r>
            </w:hyperlink>
            <w:r>
              <w:rPr>
                <w:rFonts w:eastAsia="Times New Roman"/>
                <w:b/>
                <w:bCs/>
              </w:rPr>
              <w:t xml:space="preserve"> </w:t>
            </w:r>
          </w:p>
        </w:tc>
      </w:tr>
      <w:tr w:rsidR="00574A31" w14:paraId="7B3EF02D" w14:textId="77777777">
        <w:trPr>
          <w:divId w:val="58982599"/>
          <w:tblCellSpacing w:w="15" w:type="dxa"/>
        </w:trPr>
        <w:tc>
          <w:tcPr>
            <w:tcW w:w="0" w:type="auto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22"/>
              <w:gridCol w:w="4755"/>
            </w:tblGrid>
            <w:tr w:rsidR="00574A31" w14:paraId="53E7CCF0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bottom w:val="single" w:sz="6" w:space="0" w:color="666666"/>
                    <w:right w:val="single" w:sz="6" w:space="0" w:color="666666"/>
                  </w:tcBorders>
                  <w:shd w:val="clear" w:color="auto" w:fill="CCCCCC"/>
                  <w:noWrap/>
                  <w:tcMar>
                    <w:top w:w="15" w:type="dxa"/>
                    <w:left w:w="150" w:type="dxa"/>
                    <w:bottom w:w="15" w:type="dxa"/>
                    <w:right w:w="150" w:type="dxa"/>
                  </w:tcMar>
                  <w:hideMark/>
                </w:tcPr>
                <w:p w14:paraId="052B6BF8" w14:textId="77777777" w:rsidR="00574A31" w:rsidRDefault="00574A31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name</w:t>
                  </w:r>
                </w:p>
              </w:tc>
              <w:tc>
                <w:tcPr>
                  <w:tcW w:w="0" w:type="auto"/>
                  <w:shd w:val="clear" w:color="auto" w:fill="F5F5DC"/>
                  <w:hideMark/>
                </w:tcPr>
                <w:p w14:paraId="6DD9B453" w14:textId="77777777" w:rsidR="00574A31" w:rsidRDefault="00574A31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VIS Main Instance</w:t>
                  </w:r>
                </w:p>
              </w:tc>
            </w:tr>
            <w:tr w:rsidR="00574A31" w14:paraId="1C197575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bottom w:val="single" w:sz="6" w:space="0" w:color="666666"/>
                    <w:right w:val="single" w:sz="6" w:space="0" w:color="666666"/>
                  </w:tcBorders>
                  <w:shd w:val="clear" w:color="auto" w:fill="CCCCCC"/>
                  <w:noWrap/>
                  <w:tcMar>
                    <w:top w:w="15" w:type="dxa"/>
                    <w:left w:w="150" w:type="dxa"/>
                    <w:bottom w:w="15" w:type="dxa"/>
                    <w:right w:w="150" w:type="dxa"/>
                  </w:tcMar>
                  <w:hideMark/>
                </w:tcPr>
                <w:p w14:paraId="7EADE588" w14:textId="77777777" w:rsidR="00574A31" w:rsidRDefault="00574A31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description</w:t>
                  </w:r>
                </w:p>
              </w:tc>
              <w:tc>
                <w:tcPr>
                  <w:tcW w:w="0" w:type="auto"/>
                  <w:hideMark/>
                </w:tcPr>
                <w:p w14:paraId="704B8425" w14:textId="77777777" w:rsidR="00574A31" w:rsidRDefault="00574A31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VIS Main Instance</w:t>
                  </w:r>
                </w:p>
              </w:tc>
            </w:tr>
            <w:tr w:rsidR="00574A31" w14:paraId="6D207023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bottom w:val="single" w:sz="6" w:space="0" w:color="666666"/>
                    <w:right w:val="single" w:sz="6" w:space="0" w:color="666666"/>
                  </w:tcBorders>
                  <w:shd w:val="clear" w:color="auto" w:fill="CCCCCC"/>
                  <w:noWrap/>
                  <w:tcMar>
                    <w:top w:w="15" w:type="dxa"/>
                    <w:left w:w="150" w:type="dxa"/>
                    <w:bottom w:w="15" w:type="dxa"/>
                    <w:right w:w="150" w:type="dxa"/>
                  </w:tcMar>
                  <w:hideMark/>
                </w:tcPr>
                <w:p w14:paraId="17BBC047" w14:textId="77777777" w:rsidR="00574A31" w:rsidRDefault="00574A31">
                  <w:pPr>
                    <w:rPr>
                      <w:rFonts w:eastAsia="Times New Roman"/>
                    </w:rPr>
                  </w:pPr>
                  <w:proofErr w:type="spellStart"/>
                  <w:r>
                    <w:rPr>
                      <w:rFonts w:eastAsia="Times New Roman"/>
                    </w:rPr>
                    <w:t>serviceName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F5F5DC"/>
                  <w:hideMark/>
                </w:tcPr>
                <w:p w14:paraId="18CC352B" w14:textId="77777777" w:rsidR="00574A31" w:rsidRDefault="00574A31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proofErr w:type="spellStart"/>
                  <w:r>
                    <w:rPr>
                      <w:rFonts w:eastAsia="Times New Roman"/>
                      <w:b/>
                      <w:bCs/>
                    </w:rPr>
                    <w:t>VIS_Service</w:t>
                  </w:r>
                  <w:proofErr w:type="spellEnd"/>
                </w:p>
              </w:tc>
            </w:tr>
            <w:tr w:rsidR="00574A31" w14:paraId="541FBD42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bottom w:val="single" w:sz="6" w:space="0" w:color="666666"/>
                    <w:right w:val="single" w:sz="6" w:space="0" w:color="666666"/>
                  </w:tcBorders>
                  <w:shd w:val="clear" w:color="auto" w:fill="CCCCCC"/>
                  <w:noWrap/>
                  <w:tcMar>
                    <w:top w:w="15" w:type="dxa"/>
                    <w:left w:w="150" w:type="dxa"/>
                    <w:bottom w:w="15" w:type="dxa"/>
                    <w:right w:w="150" w:type="dxa"/>
                  </w:tcMar>
                  <w:hideMark/>
                </w:tcPr>
                <w:p w14:paraId="107ACD6D" w14:textId="77777777" w:rsidR="00574A31" w:rsidRDefault="00574A31">
                  <w:pPr>
                    <w:rPr>
                      <w:rFonts w:eastAsia="Times New Roman"/>
                    </w:rPr>
                  </w:pPr>
                  <w:proofErr w:type="spellStart"/>
                  <w:r>
                    <w:rPr>
                      <w:rFonts w:eastAsia="Times New Roman"/>
                    </w:rPr>
                    <w:t>directoryPartition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522798DA" w14:textId="77777777" w:rsidR="00574A31" w:rsidRDefault="00574A31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dc=</w:t>
                  </w:r>
                  <w:proofErr w:type="spellStart"/>
                  <w:r>
                    <w:rPr>
                      <w:rFonts w:eastAsia="Times New Roman"/>
                      <w:b/>
                      <w:bCs/>
                    </w:rPr>
                    <w:t>dbb</w:t>
                  </w:r>
                  <w:proofErr w:type="spellEnd"/>
                  <w:r>
                    <w:rPr>
                      <w:rFonts w:eastAsia="Times New Roman"/>
                      <w:b/>
                      <w:bCs/>
                    </w:rPr>
                    <w:t>, dc=local</w:t>
                  </w:r>
                </w:p>
              </w:tc>
            </w:tr>
            <w:tr w:rsidR="00574A31" w14:paraId="0ACAE563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bottom w:val="single" w:sz="6" w:space="0" w:color="666666"/>
                    <w:right w:val="single" w:sz="6" w:space="0" w:color="666666"/>
                  </w:tcBorders>
                  <w:shd w:val="clear" w:color="auto" w:fill="CCCCCC"/>
                  <w:noWrap/>
                  <w:tcMar>
                    <w:top w:w="15" w:type="dxa"/>
                    <w:left w:w="150" w:type="dxa"/>
                    <w:bottom w:w="15" w:type="dxa"/>
                    <w:right w:w="150" w:type="dxa"/>
                  </w:tcMar>
                  <w:hideMark/>
                </w:tcPr>
                <w:p w14:paraId="60AC738D" w14:textId="77777777" w:rsidR="00574A31" w:rsidRDefault="00574A31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enabled</w:t>
                  </w:r>
                </w:p>
              </w:tc>
              <w:tc>
                <w:tcPr>
                  <w:tcW w:w="0" w:type="auto"/>
                  <w:shd w:val="clear" w:color="auto" w:fill="F5F5DC"/>
                  <w:hideMark/>
                </w:tcPr>
                <w:p w14:paraId="52D9DB9D" w14:textId="77777777" w:rsidR="00574A31" w:rsidRDefault="00574A31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True</w:t>
                  </w:r>
                </w:p>
              </w:tc>
            </w:tr>
            <w:tr w:rsidR="00574A31" w14:paraId="7F6F0E96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bottom w:val="single" w:sz="6" w:space="0" w:color="666666"/>
                    <w:right w:val="single" w:sz="6" w:space="0" w:color="666666"/>
                  </w:tcBorders>
                  <w:shd w:val="clear" w:color="auto" w:fill="CCCCCC"/>
                  <w:noWrap/>
                  <w:tcMar>
                    <w:top w:w="15" w:type="dxa"/>
                    <w:left w:w="150" w:type="dxa"/>
                    <w:bottom w:w="15" w:type="dxa"/>
                    <w:right w:w="150" w:type="dxa"/>
                  </w:tcMar>
                  <w:hideMark/>
                </w:tcPr>
                <w:p w14:paraId="24CEC828" w14:textId="77777777" w:rsidR="00574A31" w:rsidRDefault="00574A31"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port</w:t>
                  </w:r>
                </w:p>
              </w:tc>
              <w:tc>
                <w:tcPr>
                  <w:tcW w:w="0" w:type="auto"/>
                  <w:hideMark/>
                </w:tcPr>
                <w:p w14:paraId="2BE15B0F" w14:textId="77777777" w:rsidR="00574A31" w:rsidRDefault="00574A31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389</w:t>
                  </w:r>
                </w:p>
              </w:tc>
            </w:tr>
            <w:tr w:rsidR="00574A31" w14:paraId="6C943F5D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bottom w:val="single" w:sz="6" w:space="0" w:color="666666"/>
                    <w:right w:val="single" w:sz="6" w:space="0" w:color="666666"/>
                  </w:tcBorders>
                  <w:shd w:val="clear" w:color="auto" w:fill="CCCCCC"/>
                  <w:noWrap/>
                  <w:tcMar>
                    <w:top w:w="15" w:type="dxa"/>
                    <w:left w:w="150" w:type="dxa"/>
                    <w:bottom w:w="15" w:type="dxa"/>
                    <w:right w:w="150" w:type="dxa"/>
                  </w:tcMar>
                  <w:hideMark/>
                </w:tcPr>
                <w:p w14:paraId="628F7CE9" w14:textId="77777777" w:rsidR="00574A31" w:rsidRDefault="00574A31">
                  <w:pPr>
                    <w:rPr>
                      <w:rFonts w:eastAsia="Times New Roman"/>
                    </w:rPr>
                  </w:pPr>
                  <w:proofErr w:type="spellStart"/>
                  <w:r>
                    <w:rPr>
                      <w:rFonts w:eastAsia="Times New Roman"/>
                    </w:rPr>
                    <w:t>sslPort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F5F5DC"/>
                  <w:hideMark/>
                </w:tcPr>
                <w:p w14:paraId="35B7F08E" w14:textId="77777777" w:rsidR="00574A31" w:rsidRDefault="00574A31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636</w:t>
                  </w:r>
                </w:p>
              </w:tc>
            </w:tr>
            <w:tr w:rsidR="00574A31" w14:paraId="72B259BB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bottom w:val="single" w:sz="6" w:space="0" w:color="666666"/>
                    <w:right w:val="single" w:sz="6" w:space="0" w:color="666666"/>
                  </w:tcBorders>
                  <w:shd w:val="clear" w:color="auto" w:fill="CCCCCC"/>
                  <w:noWrap/>
                  <w:tcMar>
                    <w:top w:w="15" w:type="dxa"/>
                    <w:left w:w="150" w:type="dxa"/>
                    <w:bottom w:w="15" w:type="dxa"/>
                    <w:right w:w="150" w:type="dxa"/>
                  </w:tcMar>
                  <w:hideMark/>
                </w:tcPr>
                <w:p w14:paraId="0E4FD371" w14:textId="77777777" w:rsidR="00574A31" w:rsidRDefault="00574A31">
                  <w:pPr>
                    <w:rPr>
                      <w:rFonts w:eastAsia="Times New Roman"/>
                    </w:rPr>
                  </w:pPr>
                  <w:proofErr w:type="spellStart"/>
                  <w:r>
                    <w:rPr>
                      <w:rFonts w:eastAsia="Times New Roman"/>
                    </w:rPr>
                    <w:t>certificateName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276F44E2" w14:textId="77777777" w:rsidR="00574A31" w:rsidRDefault="00574A31">
                  <w:pPr>
                    <w:rPr>
                      <w:rFonts w:eastAsia="Times New Roman"/>
                    </w:rPr>
                  </w:pPr>
                </w:p>
              </w:tc>
            </w:tr>
            <w:tr w:rsidR="00574A31" w14:paraId="1A335DE9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bottom w:val="single" w:sz="6" w:space="0" w:color="666666"/>
                    <w:right w:val="single" w:sz="6" w:space="0" w:color="666666"/>
                  </w:tcBorders>
                  <w:shd w:val="clear" w:color="auto" w:fill="CCCCCC"/>
                  <w:noWrap/>
                  <w:tcMar>
                    <w:top w:w="15" w:type="dxa"/>
                    <w:left w:w="150" w:type="dxa"/>
                    <w:bottom w:w="15" w:type="dxa"/>
                    <w:right w:w="150" w:type="dxa"/>
                  </w:tcMar>
                  <w:hideMark/>
                </w:tcPr>
                <w:p w14:paraId="3F294DA6" w14:textId="77777777" w:rsidR="00574A31" w:rsidRDefault="00574A31">
                  <w:pPr>
                    <w:rPr>
                      <w:rFonts w:eastAsia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Times New Roman"/>
                    </w:rPr>
                    <w:t>maxValRange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F5F5DC"/>
                  <w:hideMark/>
                </w:tcPr>
                <w:p w14:paraId="2E94B6BE" w14:textId="77777777" w:rsidR="00574A31" w:rsidRDefault="00574A31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20000</w:t>
                  </w:r>
                </w:p>
              </w:tc>
            </w:tr>
            <w:tr w:rsidR="00574A31" w14:paraId="2916D49E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bottom w:val="single" w:sz="6" w:space="0" w:color="666666"/>
                    <w:right w:val="single" w:sz="6" w:space="0" w:color="666666"/>
                  </w:tcBorders>
                  <w:shd w:val="clear" w:color="auto" w:fill="CCCCCC"/>
                  <w:noWrap/>
                  <w:tcMar>
                    <w:top w:w="15" w:type="dxa"/>
                    <w:left w:w="150" w:type="dxa"/>
                    <w:bottom w:w="15" w:type="dxa"/>
                    <w:right w:w="150" w:type="dxa"/>
                  </w:tcMar>
                  <w:hideMark/>
                </w:tcPr>
                <w:p w14:paraId="3FA660AD" w14:textId="77777777" w:rsidR="00574A31" w:rsidRDefault="00574A31">
                  <w:pPr>
                    <w:rPr>
                      <w:rFonts w:eastAsia="Times New Roman"/>
                    </w:rPr>
                  </w:pPr>
                  <w:proofErr w:type="spellStart"/>
                  <w:r>
                    <w:rPr>
                      <w:rFonts w:eastAsia="Times New Roman"/>
                    </w:rPr>
                    <w:lastRenderedPageBreak/>
                    <w:t>maxPageSize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6CD7AD0E" w14:textId="77777777" w:rsidR="00574A31" w:rsidRDefault="00574A31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1000</w:t>
                  </w:r>
                </w:p>
              </w:tc>
            </w:tr>
            <w:tr w:rsidR="00574A31" w14:paraId="102220CB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bottom w:val="single" w:sz="6" w:space="0" w:color="666666"/>
                    <w:right w:val="single" w:sz="6" w:space="0" w:color="666666"/>
                  </w:tcBorders>
                  <w:shd w:val="clear" w:color="auto" w:fill="CCCCCC"/>
                  <w:noWrap/>
                  <w:tcMar>
                    <w:top w:w="15" w:type="dxa"/>
                    <w:left w:w="150" w:type="dxa"/>
                    <w:bottom w:w="15" w:type="dxa"/>
                    <w:right w:w="150" w:type="dxa"/>
                  </w:tcMar>
                  <w:hideMark/>
                </w:tcPr>
                <w:p w14:paraId="6BE785D7" w14:textId="77777777" w:rsidR="00574A31" w:rsidRDefault="00574A31">
                  <w:pPr>
                    <w:rPr>
                      <w:rFonts w:eastAsia="Times New Roman"/>
                    </w:rPr>
                  </w:pPr>
                  <w:proofErr w:type="spellStart"/>
                  <w:r>
                    <w:rPr>
                      <w:rFonts w:eastAsia="Times New Roman"/>
                    </w:rPr>
                    <w:t>maxConnIdleTime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F5F5DC"/>
                  <w:hideMark/>
                </w:tcPr>
                <w:p w14:paraId="2C067E25" w14:textId="77777777" w:rsidR="00574A31" w:rsidRDefault="00574A31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93600</w:t>
                  </w:r>
                </w:p>
              </w:tc>
            </w:tr>
            <w:tr w:rsidR="00574A31" w14:paraId="1744779F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bottom w:val="single" w:sz="6" w:space="0" w:color="666666"/>
                    <w:right w:val="single" w:sz="6" w:space="0" w:color="666666"/>
                  </w:tcBorders>
                  <w:shd w:val="clear" w:color="auto" w:fill="CCCCCC"/>
                  <w:noWrap/>
                  <w:tcMar>
                    <w:top w:w="15" w:type="dxa"/>
                    <w:left w:w="150" w:type="dxa"/>
                    <w:bottom w:w="15" w:type="dxa"/>
                    <w:right w:w="150" w:type="dxa"/>
                  </w:tcMar>
                  <w:hideMark/>
                </w:tcPr>
                <w:p w14:paraId="0850CCF0" w14:textId="77777777" w:rsidR="00574A31" w:rsidRDefault="00574A31">
                  <w:pPr>
                    <w:rPr>
                      <w:rFonts w:eastAsia="Times New Roman"/>
                    </w:rPr>
                  </w:pPr>
                  <w:proofErr w:type="spellStart"/>
                  <w:r>
                    <w:rPr>
                      <w:rFonts w:eastAsia="Times New Roman"/>
                    </w:rPr>
                    <w:t>dynamicGroupsEnabled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1ED2C7B7" w14:textId="77777777" w:rsidR="00574A31" w:rsidRDefault="00574A31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True</w:t>
                  </w:r>
                </w:p>
              </w:tc>
            </w:tr>
            <w:tr w:rsidR="00574A31" w14:paraId="0F62ACA8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bottom w:val="single" w:sz="6" w:space="0" w:color="666666"/>
                    <w:right w:val="single" w:sz="6" w:space="0" w:color="666666"/>
                  </w:tcBorders>
                  <w:shd w:val="clear" w:color="auto" w:fill="CCCCCC"/>
                  <w:noWrap/>
                  <w:tcMar>
                    <w:top w:w="15" w:type="dxa"/>
                    <w:left w:w="150" w:type="dxa"/>
                    <w:bottom w:w="15" w:type="dxa"/>
                    <w:right w:w="150" w:type="dxa"/>
                  </w:tcMar>
                  <w:hideMark/>
                </w:tcPr>
                <w:p w14:paraId="38ADD4D2" w14:textId="77777777" w:rsidR="00574A31" w:rsidRDefault="00574A31">
                  <w:pPr>
                    <w:rPr>
                      <w:rFonts w:eastAsia="Times New Roman"/>
                    </w:rPr>
                  </w:pPr>
                  <w:proofErr w:type="spellStart"/>
                  <w:r>
                    <w:rPr>
                      <w:rFonts w:eastAsia="Times New Roman"/>
                    </w:rPr>
                    <w:t>staticGroupsEnabled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F5F5DC"/>
                  <w:hideMark/>
                </w:tcPr>
                <w:p w14:paraId="7FCA4FC1" w14:textId="77777777" w:rsidR="00574A31" w:rsidRDefault="00574A31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True</w:t>
                  </w:r>
                </w:p>
              </w:tc>
            </w:tr>
            <w:tr w:rsidR="00574A31" w14:paraId="04AACE2B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bottom w:val="single" w:sz="6" w:space="0" w:color="666666"/>
                    <w:right w:val="single" w:sz="6" w:space="0" w:color="666666"/>
                  </w:tcBorders>
                  <w:shd w:val="clear" w:color="auto" w:fill="CCCCCC"/>
                  <w:noWrap/>
                  <w:tcMar>
                    <w:top w:w="15" w:type="dxa"/>
                    <w:left w:w="150" w:type="dxa"/>
                    <w:bottom w:w="15" w:type="dxa"/>
                    <w:right w:w="150" w:type="dxa"/>
                  </w:tcMar>
                  <w:hideMark/>
                </w:tcPr>
                <w:p w14:paraId="57866127" w14:textId="77777777" w:rsidR="00574A31" w:rsidRDefault="00574A31">
                  <w:pPr>
                    <w:rPr>
                      <w:rFonts w:eastAsia="Times New Roman"/>
                    </w:rPr>
                  </w:pPr>
                  <w:proofErr w:type="spellStart"/>
                  <w:r>
                    <w:rPr>
                      <w:rFonts w:eastAsia="Times New Roman"/>
                    </w:rPr>
                    <w:t>virtualSchemaEnabled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5949F0E1" w14:textId="77777777" w:rsidR="00574A31" w:rsidRDefault="00574A31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False</w:t>
                  </w:r>
                </w:p>
              </w:tc>
            </w:tr>
            <w:tr w:rsidR="00574A31" w14:paraId="7BCF458D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bottom w:val="single" w:sz="6" w:space="0" w:color="666666"/>
                    <w:right w:val="single" w:sz="6" w:space="0" w:color="666666"/>
                  </w:tcBorders>
                  <w:shd w:val="clear" w:color="auto" w:fill="CCCCCC"/>
                  <w:noWrap/>
                  <w:tcMar>
                    <w:top w:w="15" w:type="dxa"/>
                    <w:left w:w="150" w:type="dxa"/>
                    <w:bottom w:w="15" w:type="dxa"/>
                    <w:right w:w="150" w:type="dxa"/>
                  </w:tcMar>
                  <w:hideMark/>
                </w:tcPr>
                <w:p w14:paraId="27B406B6" w14:textId="77777777" w:rsidR="00574A31" w:rsidRDefault="00574A31">
                  <w:pPr>
                    <w:rPr>
                      <w:rFonts w:eastAsia="Times New Roman"/>
                    </w:rPr>
                  </w:pPr>
                  <w:proofErr w:type="spellStart"/>
                  <w:r>
                    <w:rPr>
                      <w:rFonts w:eastAsia="Times New Roman"/>
                    </w:rPr>
                    <w:t>autoGroupsEnabled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F5F5DC"/>
                  <w:hideMark/>
                </w:tcPr>
                <w:p w14:paraId="40724BB5" w14:textId="77777777" w:rsidR="00574A31" w:rsidRDefault="00574A31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True</w:t>
                  </w:r>
                </w:p>
              </w:tc>
            </w:tr>
            <w:tr w:rsidR="00574A31" w14:paraId="254D2985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bottom w:val="single" w:sz="6" w:space="0" w:color="666666"/>
                    <w:right w:val="single" w:sz="6" w:space="0" w:color="666666"/>
                  </w:tcBorders>
                  <w:shd w:val="clear" w:color="auto" w:fill="CCCCCC"/>
                  <w:noWrap/>
                  <w:tcMar>
                    <w:top w:w="15" w:type="dxa"/>
                    <w:left w:w="150" w:type="dxa"/>
                    <w:bottom w:w="15" w:type="dxa"/>
                    <w:right w:w="150" w:type="dxa"/>
                  </w:tcMar>
                  <w:hideMark/>
                </w:tcPr>
                <w:p w14:paraId="59AC3A84" w14:textId="77777777" w:rsidR="00574A31" w:rsidRDefault="00574A31">
                  <w:pPr>
                    <w:rPr>
                      <w:rFonts w:eastAsia="Times New Roman"/>
                    </w:rPr>
                  </w:pPr>
                  <w:proofErr w:type="spellStart"/>
                  <w:r>
                    <w:rPr>
                      <w:rFonts w:eastAsia="Times New Roman"/>
                    </w:rPr>
                    <w:t>watchDogInterval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3F4DC361" w14:textId="77777777" w:rsidR="00574A31" w:rsidRDefault="00574A31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300</w:t>
                  </w:r>
                </w:p>
              </w:tc>
            </w:tr>
            <w:tr w:rsidR="00574A31" w14:paraId="5BA9C12E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bottom w:val="single" w:sz="6" w:space="0" w:color="666666"/>
                    <w:right w:val="single" w:sz="6" w:space="0" w:color="666666"/>
                  </w:tcBorders>
                  <w:shd w:val="clear" w:color="auto" w:fill="CCCCCC"/>
                  <w:noWrap/>
                  <w:tcMar>
                    <w:top w:w="15" w:type="dxa"/>
                    <w:left w:w="150" w:type="dxa"/>
                    <w:bottom w:w="15" w:type="dxa"/>
                    <w:right w:w="150" w:type="dxa"/>
                  </w:tcMar>
                  <w:hideMark/>
                </w:tcPr>
                <w:p w14:paraId="1C3E9F85" w14:textId="77777777" w:rsidR="00574A31" w:rsidRDefault="00574A31">
                  <w:pPr>
                    <w:rPr>
                      <w:rFonts w:eastAsia="Times New Roman"/>
                    </w:rPr>
                  </w:pPr>
                  <w:proofErr w:type="spellStart"/>
                  <w:r>
                    <w:rPr>
                      <w:rFonts w:eastAsia="Times New Roman"/>
                    </w:rPr>
                    <w:t>emulatingVisaId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F5F5DC"/>
                  <w:hideMark/>
                </w:tcPr>
                <w:p w14:paraId="297A80BE" w14:textId="77777777" w:rsidR="00574A31" w:rsidRDefault="00574A31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hyperlink w:anchor="Section:8bf7c7c0-b9a6-494f-bdc3-2c3aa2d" w:history="1">
                    <w:r>
                      <w:rPr>
                        <w:rStyle w:val="Hyperlink"/>
                        <w:rFonts w:eastAsia="Times New Roman"/>
                        <w:b/>
                        <w:bCs/>
                      </w:rPr>
                      <w:t>DBB</w:t>
                    </w:r>
                  </w:hyperlink>
                  <w:r>
                    <w:rPr>
                      <w:rFonts w:eastAsia="Times New Roman"/>
                      <w:b/>
                      <w:bCs/>
                    </w:rPr>
                    <w:t xml:space="preserve"> </w:t>
                  </w:r>
                </w:p>
              </w:tc>
            </w:tr>
            <w:tr w:rsidR="00574A31" w14:paraId="6B081210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bottom w:val="single" w:sz="6" w:space="0" w:color="666666"/>
                    <w:right w:val="single" w:sz="6" w:space="0" w:color="666666"/>
                  </w:tcBorders>
                  <w:shd w:val="clear" w:color="auto" w:fill="CCCCCC"/>
                  <w:noWrap/>
                  <w:tcMar>
                    <w:top w:w="15" w:type="dxa"/>
                    <w:left w:w="150" w:type="dxa"/>
                    <w:bottom w:w="15" w:type="dxa"/>
                    <w:right w:w="150" w:type="dxa"/>
                  </w:tcMar>
                  <w:hideMark/>
                </w:tcPr>
                <w:p w14:paraId="1A64D87B" w14:textId="77777777" w:rsidR="00574A31" w:rsidRDefault="00574A31">
                  <w:pPr>
                    <w:rPr>
                      <w:rFonts w:eastAsia="Times New Roman"/>
                    </w:rPr>
                  </w:pPr>
                  <w:proofErr w:type="spellStart"/>
                  <w:r>
                    <w:rPr>
                      <w:rFonts w:eastAsia="Times New Roman"/>
                    </w:rPr>
                    <w:t>emulatingLdapSchemaFile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29D1A733" w14:textId="77777777" w:rsidR="00574A31" w:rsidRDefault="00574A31">
                  <w:pPr>
                    <w:rPr>
                      <w:rFonts w:eastAsia="Times New Roman"/>
                    </w:rPr>
                  </w:pPr>
                </w:p>
              </w:tc>
            </w:tr>
            <w:tr w:rsidR="00574A31" w14:paraId="4C6EEB3F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bottom w:val="single" w:sz="6" w:space="0" w:color="666666"/>
                    <w:right w:val="single" w:sz="6" w:space="0" w:color="666666"/>
                  </w:tcBorders>
                  <w:shd w:val="clear" w:color="auto" w:fill="CCCCCC"/>
                  <w:noWrap/>
                  <w:tcMar>
                    <w:top w:w="15" w:type="dxa"/>
                    <w:left w:w="150" w:type="dxa"/>
                    <w:bottom w:w="15" w:type="dxa"/>
                    <w:right w:w="150" w:type="dxa"/>
                  </w:tcMar>
                  <w:hideMark/>
                </w:tcPr>
                <w:p w14:paraId="2FA9D50B" w14:textId="77777777" w:rsidR="00574A31" w:rsidRDefault="00574A31">
                  <w:pPr>
                    <w:rPr>
                      <w:rFonts w:eastAsia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Times New Roman"/>
                    </w:rPr>
                    <w:t>emulatingLdapDsaFile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F5F5DC"/>
                  <w:hideMark/>
                </w:tcPr>
                <w:p w14:paraId="215EC9C2" w14:textId="77777777" w:rsidR="00574A31" w:rsidRDefault="00574A31">
                  <w:pPr>
                    <w:rPr>
                      <w:rFonts w:eastAsia="Times New Roman"/>
                    </w:rPr>
                  </w:pPr>
                </w:p>
              </w:tc>
            </w:tr>
            <w:tr w:rsidR="00574A31" w14:paraId="277CD9C3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bottom w:val="single" w:sz="6" w:space="0" w:color="666666"/>
                    <w:right w:val="single" w:sz="6" w:space="0" w:color="666666"/>
                  </w:tcBorders>
                  <w:shd w:val="clear" w:color="auto" w:fill="CCCCCC"/>
                  <w:noWrap/>
                  <w:tcMar>
                    <w:top w:w="15" w:type="dxa"/>
                    <w:left w:w="150" w:type="dxa"/>
                    <w:bottom w:w="15" w:type="dxa"/>
                    <w:right w:w="150" w:type="dxa"/>
                  </w:tcMar>
                  <w:hideMark/>
                </w:tcPr>
                <w:p w14:paraId="5643AC92" w14:textId="77777777" w:rsidR="00574A31" w:rsidRDefault="00574A31">
                  <w:pPr>
                    <w:rPr>
                      <w:rFonts w:eastAsia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Times New Roman"/>
                    </w:rPr>
                    <w:t>emulatingLdapDLL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7D405153" w14:textId="77777777" w:rsidR="00574A31" w:rsidRDefault="00574A31">
                  <w:pPr>
                    <w:rPr>
                      <w:rFonts w:eastAsia="Times New Roman"/>
                    </w:rPr>
                  </w:pPr>
                </w:p>
              </w:tc>
            </w:tr>
            <w:tr w:rsidR="00574A31" w14:paraId="2E8506B0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bottom w:val="single" w:sz="6" w:space="0" w:color="666666"/>
                    <w:right w:val="single" w:sz="6" w:space="0" w:color="666666"/>
                  </w:tcBorders>
                  <w:shd w:val="clear" w:color="auto" w:fill="CCCCCC"/>
                  <w:noWrap/>
                  <w:tcMar>
                    <w:top w:w="15" w:type="dxa"/>
                    <w:left w:w="150" w:type="dxa"/>
                    <w:bottom w:w="15" w:type="dxa"/>
                    <w:right w:w="150" w:type="dxa"/>
                  </w:tcMar>
                  <w:hideMark/>
                </w:tcPr>
                <w:p w14:paraId="7BBAC402" w14:textId="77777777" w:rsidR="00574A31" w:rsidRDefault="00574A31">
                  <w:pPr>
                    <w:rPr>
                      <w:rFonts w:eastAsia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Times New Roman"/>
                    </w:rPr>
                    <w:t>emulatingLdapType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F5F5DC"/>
                  <w:hideMark/>
                </w:tcPr>
                <w:p w14:paraId="46FE8D71" w14:textId="77777777" w:rsidR="00574A31" w:rsidRDefault="00574A31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ADS</w:t>
                  </w:r>
                </w:p>
              </w:tc>
            </w:tr>
            <w:tr w:rsidR="00574A31" w14:paraId="3A407208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bottom w:val="single" w:sz="6" w:space="0" w:color="666666"/>
                    <w:right w:val="single" w:sz="6" w:space="0" w:color="666666"/>
                  </w:tcBorders>
                  <w:shd w:val="clear" w:color="auto" w:fill="CCCCCC"/>
                  <w:noWrap/>
                  <w:tcMar>
                    <w:top w:w="15" w:type="dxa"/>
                    <w:left w:w="150" w:type="dxa"/>
                    <w:bottom w:w="15" w:type="dxa"/>
                    <w:right w:w="150" w:type="dxa"/>
                  </w:tcMar>
                  <w:hideMark/>
                </w:tcPr>
                <w:p w14:paraId="405E5139" w14:textId="77777777" w:rsidR="00574A31" w:rsidRDefault="00574A31">
                  <w:pPr>
                    <w:rPr>
                      <w:rFonts w:eastAsia="Times New Roman"/>
                    </w:rPr>
                  </w:pPr>
                  <w:proofErr w:type="spellStart"/>
                  <w:r>
                    <w:rPr>
                      <w:rFonts w:eastAsia="Times New Roman"/>
                    </w:rPr>
                    <w:t>anonymousSearchesEnabled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7D5ED5E3" w14:textId="77777777" w:rsidR="00574A31" w:rsidRDefault="00574A31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False</w:t>
                  </w:r>
                </w:p>
              </w:tc>
            </w:tr>
            <w:tr w:rsidR="00574A31" w14:paraId="38FD8166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bottom w:val="single" w:sz="6" w:space="0" w:color="666666"/>
                    <w:right w:val="single" w:sz="6" w:space="0" w:color="666666"/>
                  </w:tcBorders>
                  <w:shd w:val="clear" w:color="auto" w:fill="CCCCCC"/>
                  <w:noWrap/>
                  <w:tcMar>
                    <w:top w:w="15" w:type="dxa"/>
                    <w:left w:w="150" w:type="dxa"/>
                    <w:bottom w:w="15" w:type="dxa"/>
                    <w:right w:w="150" w:type="dxa"/>
                  </w:tcMar>
                  <w:hideMark/>
                </w:tcPr>
                <w:p w14:paraId="55636D74" w14:textId="77777777" w:rsidR="00574A31" w:rsidRDefault="00574A31">
                  <w:pPr>
                    <w:rPr>
                      <w:rFonts w:eastAsia="Times New Roman"/>
                    </w:rPr>
                  </w:pPr>
                  <w:proofErr w:type="spellStart"/>
                  <w:r>
                    <w:rPr>
                      <w:rFonts w:eastAsia="Times New Roman"/>
                    </w:rPr>
                    <w:t>maxThreads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F5F5DC"/>
                  <w:hideMark/>
                </w:tcPr>
                <w:p w14:paraId="626ADF18" w14:textId="77777777" w:rsidR="00574A31" w:rsidRDefault="00574A31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4800</w:t>
                  </w:r>
                </w:p>
              </w:tc>
            </w:tr>
            <w:tr w:rsidR="00574A31" w14:paraId="18EEBF82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bottom w:val="single" w:sz="6" w:space="0" w:color="666666"/>
                    <w:right w:val="single" w:sz="6" w:space="0" w:color="666666"/>
                  </w:tcBorders>
                  <w:shd w:val="clear" w:color="auto" w:fill="CCCCCC"/>
                  <w:noWrap/>
                  <w:tcMar>
                    <w:top w:w="15" w:type="dxa"/>
                    <w:left w:w="150" w:type="dxa"/>
                    <w:bottom w:w="15" w:type="dxa"/>
                    <w:right w:w="150" w:type="dxa"/>
                  </w:tcMar>
                  <w:hideMark/>
                </w:tcPr>
                <w:p w14:paraId="7059EC2F" w14:textId="77777777" w:rsidR="00574A31" w:rsidRDefault="00574A31">
                  <w:pPr>
                    <w:rPr>
                      <w:rFonts w:eastAsia="Times New Roman"/>
                    </w:rPr>
                  </w:pPr>
                  <w:proofErr w:type="spellStart"/>
                  <w:r>
                    <w:rPr>
                      <w:rFonts w:eastAsia="Times New Roman"/>
                    </w:rPr>
                    <w:t>maxQueryDuration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44C6C7E0" w14:textId="77777777" w:rsidR="00574A31" w:rsidRDefault="00574A31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120</w:t>
                  </w:r>
                </w:p>
              </w:tc>
            </w:tr>
            <w:tr w:rsidR="00574A31" w14:paraId="2D7D9BD2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bottom w:val="single" w:sz="6" w:space="0" w:color="666666"/>
                    <w:right w:val="single" w:sz="6" w:space="0" w:color="666666"/>
                  </w:tcBorders>
                  <w:shd w:val="clear" w:color="auto" w:fill="CCCCCC"/>
                  <w:noWrap/>
                  <w:tcMar>
                    <w:top w:w="15" w:type="dxa"/>
                    <w:left w:w="150" w:type="dxa"/>
                    <w:bottom w:w="15" w:type="dxa"/>
                    <w:right w:w="150" w:type="dxa"/>
                  </w:tcMar>
                  <w:hideMark/>
                </w:tcPr>
                <w:p w14:paraId="1A359D9E" w14:textId="77777777" w:rsidR="00574A31" w:rsidRDefault="00574A31">
                  <w:pPr>
                    <w:rPr>
                      <w:rFonts w:eastAsia="Times New Roman"/>
                    </w:rPr>
                  </w:pPr>
                  <w:proofErr w:type="spellStart"/>
                  <w:r>
                    <w:rPr>
                      <w:rFonts w:eastAsia="Times New Roman"/>
                    </w:rPr>
                    <w:t>persistAggregateSchema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F5F5DC"/>
                  <w:hideMark/>
                </w:tcPr>
                <w:p w14:paraId="15EC8381" w14:textId="77777777" w:rsidR="00574A31" w:rsidRDefault="00574A31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False</w:t>
                  </w:r>
                </w:p>
              </w:tc>
            </w:tr>
            <w:tr w:rsidR="00574A31" w14:paraId="2BCF96C5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bottom w:val="single" w:sz="6" w:space="0" w:color="666666"/>
                    <w:right w:val="single" w:sz="6" w:space="0" w:color="666666"/>
                  </w:tcBorders>
                  <w:shd w:val="clear" w:color="auto" w:fill="CCCCCC"/>
                  <w:noWrap/>
                  <w:tcMar>
                    <w:top w:w="15" w:type="dxa"/>
                    <w:left w:w="150" w:type="dxa"/>
                    <w:bottom w:w="15" w:type="dxa"/>
                    <w:right w:w="150" w:type="dxa"/>
                  </w:tcMar>
                  <w:hideMark/>
                </w:tcPr>
                <w:p w14:paraId="46CF845B" w14:textId="77777777" w:rsidR="00574A31" w:rsidRDefault="00574A31">
                  <w:pPr>
                    <w:rPr>
                      <w:rFonts w:eastAsia="Times New Roman"/>
                    </w:rPr>
                  </w:pPr>
                  <w:proofErr w:type="spellStart"/>
                  <w:r>
                    <w:rPr>
                      <w:rFonts w:eastAsia="Times New Roman"/>
                    </w:rPr>
                    <w:t>certificateThumbprint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22157253" w14:textId="77777777" w:rsidR="00574A31" w:rsidRDefault="00574A31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D878AE20C5A3287A8C95A9D84D1D856E358A6959</w:t>
                  </w:r>
                </w:p>
              </w:tc>
            </w:tr>
            <w:tr w:rsidR="00574A31" w14:paraId="31F2007C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bottom w:val="single" w:sz="6" w:space="0" w:color="666666"/>
                    <w:right w:val="single" w:sz="6" w:space="0" w:color="666666"/>
                  </w:tcBorders>
                  <w:shd w:val="clear" w:color="auto" w:fill="CCCCCC"/>
                  <w:noWrap/>
                  <w:tcMar>
                    <w:top w:w="15" w:type="dxa"/>
                    <w:left w:w="150" w:type="dxa"/>
                    <w:bottom w:w="15" w:type="dxa"/>
                    <w:right w:w="150" w:type="dxa"/>
                  </w:tcMar>
                  <w:hideMark/>
                </w:tcPr>
                <w:p w14:paraId="55D7DB62" w14:textId="77777777" w:rsidR="00574A31" w:rsidRDefault="00574A31">
                  <w:pPr>
                    <w:rPr>
                      <w:rFonts w:eastAsia="Times New Roman"/>
                    </w:rPr>
                  </w:pPr>
                  <w:proofErr w:type="spellStart"/>
                  <w:r>
                    <w:rPr>
                      <w:rFonts w:eastAsia="Times New Roman"/>
                    </w:rPr>
                    <w:t>auditLogConnectionString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F5F5DC"/>
                  <w:hideMark/>
                </w:tcPr>
                <w:p w14:paraId="550813F2" w14:textId="77777777" w:rsidR="00574A31" w:rsidRDefault="00574A31">
                  <w:pPr>
                    <w:rPr>
                      <w:rFonts w:eastAsia="Times New Roman"/>
                    </w:rPr>
                  </w:pPr>
                </w:p>
              </w:tc>
            </w:tr>
            <w:tr w:rsidR="00574A31" w14:paraId="1EB33FD0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bottom w:val="single" w:sz="6" w:space="0" w:color="666666"/>
                    <w:right w:val="single" w:sz="6" w:space="0" w:color="666666"/>
                  </w:tcBorders>
                  <w:shd w:val="clear" w:color="auto" w:fill="CCCCCC"/>
                  <w:noWrap/>
                  <w:tcMar>
                    <w:top w:w="15" w:type="dxa"/>
                    <w:left w:w="150" w:type="dxa"/>
                    <w:bottom w:w="15" w:type="dxa"/>
                    <w:right w:w="150" w:type="dxa"/>
                  </w:tcMar>
                  <w:hideMark/>
                </w:tcPr>
                <w:p w14:paraId="2C095929" w14:textId="77777777" w:rsidR="00574A31" w:rsidRDefault="00574A31">
                  <w:pPr>
                    <w:rPr>
                      <w:rFonts w:eastAsia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Times New Roman"/>
                    </w:rPr>
                    <w:t>staticGroupsConverted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7DAE31A3" w14:textId="77777777" w:rsidR="00574A31" w:rsidRDefault="00574A31"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True</w:t>
                  </w:r>
                </w:p>
              </w:tc>
            </w:tr>
          </w:tbl>
          <w:p w14:paraId="5DA3E34E" w14:textId="77777777" w:rsidR="00574A31" w:rsidRDefault="00574A31">
            <w:pPr>
              <w:rPr>
                <w:rFonts w:eastAsia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735411E2" w14:textId="77777777" w:rsidR="00574A31" w:rsidRDefault="00574A31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3890EFE6" w14:textId="77777777" w:rsidR="00574A31" w:rsidRDefault="00574A31">
      <w:pPr>
        <w:divId w:val="58982599"/>
        <w:rPr>
          <w:rFonts w:eastAsia="Times New Roman"/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574A31" w14:paraId="75DA1A63" w14:textId="77777777">
        <w:trPr>
          <w:divId w:val="58982599"/>
          <w:tblCellSpacing w:w="15" w:type="dxa"/>
        </w:trPr>
        <w:tc>
          <w:tcPr>
            <w:tcW w:w="0" w:type="auto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535"/>
              <w:gridCol w:w="735"/>
            </w:tblGrid>
            <w:tr w:rsidR="00574A31" w14:paraId="0F3B19E6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bottom w:val="single" w:sz="6" w:space="0" w:color="78ACFF"/>
                  </w:tcBorders>
                  <w:shd w:val="clear" w:color="auto" w:fill="EAF2FF"/>
                  <w:tcMar>
                    <w:top w:w="150" w:type="dxa"/>
                    <w:left w:w="150" w:type="dxa"/>
                    <w:bottom w:w="150" w:type="dxa"/>
                    <w:right w:w="150" w:type="dxa"/>
                  </w:tcMar>
                  <w:hideMark/>
                </w:tcPr>
                <w:p w14:paraId="2B5026A5" w14:textId="77777777" w:rsidR="00574A31" w:rsidRDefault="00574A31">
                  <w:pPr>
                    <w:rPr>
                      <w:rFonts w:eastAsia="Times New Roman"/>
                      <w:b/>
                      <w:bCs/>
                      <w:sz w:val="24"/>
                      <w:szCs w:val="24"/>
                    </w:rPr>
                  </w:pPr>
                  <w:bookmarkStart w:id="87" w:name="#Section:VS-75CEA8B5-34B9-4887-8E25-B95A"/>
                  <w:bookmarkEnd w:id="87"/>
                  <w:r>
                    <w:rPr>
                      <w:rFonts w:eastAsia="Times New Roman"/>
                      <w:b/>
                      <w:bCs/>
                    </w:rPr>
                    <w:t>AUTHENTICATION_CACHE Sub Section - Authentication Cache</w:t>
                  </w:r>
                </w:p>
              </w:tc>
              <w:tc>
                <w:tcPr>
                  <w:tcW w:w="0" w:type="auto"/>
                  <w:tcBorders>
                    <w:bottom w:val="single" w:sz="6" w:space="0" w:color="78ACFF"/>
                  </w:tcBorders>
                  <w:shd w:val="clear" w:color="auto" w:fill="EAF2FF"/>
                  <w:tcMar>
                    <w:top w:w="150" w:type="dxa"/>
                    <w:left w:w="150" w:type="dxa"/>
                    <w:bottom w:w="150" w:type="dxa"/>
                    <w:right w:w="150" w:type="dxa"/>
                  </w:tcMar>
                  <w:hideMark/>
                </w:tcPr>
                <w:p w14:paraId="3CE7447C" w14:textId="77777777" w:rsidR="00574A31" w:rsidRDefault="00574A31">
                  <w:pPr>
                    <w:jc w:val="right"/>
                    <w:rPr>
                      <w:rFonts w:eastAsia="Times New Roman"/>
                      <w:b/>
                      <w:bCs/>
                    </w:rPr>
                  </w:pPr>
                  <w:hyperlink w:anchor="top" w:history="1">
                    <w:r>
                      <w:rPr>
                        <w:rStyle w:val="Hyperlink"/>
                        <w:rFonts w:eastAsia="Times New Roman"/>
                        <w:b/>
                        <w:bCs/>
                      </w:rPr>
                      <w:t>^Top</w:t>
                    </w:r>
                  </w:hyperlink>
                  <w:r>
                    <w:rPr>
                      <w:rFonts w:eastAsia="Times New Roman"/>
                      <w:b/>
                      <w:bCs/>
                    </w:rPr>
                    <w:t xml:space="preserve"> </w:t>
                  </w:r>
                </w:p>
              </w:tc>
            </w:tr>
            <w:tr w:rsidR="00574A31" w14:paraId="065C3AEB" w14:textId="77777777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545"/>
                    <w:gridCol w:w="4915"/>
                  </w:tblGrid>
                  <w:tr w:rsidR="00574A31" w14:paraId="2EE9A9B4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695D3FA7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name</w:t>
                        </w:r>
                      </w:p>
                    </w:tc>
                    <w:tc>
                      <w:tcPr>
                        <w:tcW w:w="0" w:type="auto"/>
                        <w:shd w:val="clear" w:color="auto" w:fill="F5F5DC"/>
                        <w:hideMark/>
                      </w:tcPr>
                      <w:p w14:paraId="395FE53A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Authentication Cache</w:t>
                        </w:r>
                      </w:p>
                    </w:tc>
                  </w:tr>
                  <w:tr w:rsidR="00574A31" w14:paraId="0726CDE2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55202ABE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description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4E149862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This is a new Authentication Cache</w:t>
                        </w:r>
                      </w:p>
                    </w:tc>
                  </w:tr>
                  <w:tr w:rsidR="00574A31" w14:paraId="20AE4C8B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76B50840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cacheLifetime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shd w:val="clear" w:color="auto" w:fill="F5F5DC"/>
                        <w:hideMark/>
                      </w:tcPr>
                      <w:p w14:paraId="1A0A8573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3600</w:t>
                        </w:r>
                      </w:p>
                    </w:tc>
                  </w:tr>
                  <w:tr w:rsidR="00574A31" w14:paraId="3A3DA620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59BB3A13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lastRenderedPageBreak/>
                          <w:t>enabled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7EAFD2F9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True</w:t>
                        </w:r>
                      </w:p>
                    </w:tc>
                  </w:tr>
                  <w:tr w:rsidR="00574A31" w14:paraId="781C37EC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6A1AE347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cacheType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shd w:val="clear" w:color="auto" w:fill="F5F5DC"/>
                        <w:hideMark/>
                      </w:tcPr>
                      <w:p w14:paraId="248E09D7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Memory</w:t>
                        </w:r>
                      </w:p>
                    </w:tc>
                  </w:tr>
                  <w:tr w:rsidR="00574A31" w14:paraId="7EB44A74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6D9A4920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pollingInterval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52F43C25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60</w:t>
                        </w:r>
                      </w:p>
                    </w:tc>
                  </w:tr>
                  <w:tr w:rsidR="00574A31" w14:paraId="68B975E0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65993D5F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percentageOfMemory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shd w:val="clear" w:color="auto" w:fill="F5F5DC"/>
                        <w:hideMark/>
                      </w:tcPr>
                      <w:p w14:paraId="42D461D1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10</w:t>
                        </w:r>
                      </w:p>
                    </w:tc>
                  </w:tr>
                </w:tbl>
                <w:p w14:paraId="2DEC023F" w14:textId="77777777" w:rsidR="00574A31" w:rsidRDefault="00574A31">
                  <w:pPr>
                    <w:rPr>
                      <w:rFonts w:eastAsia="Times New Roman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21EE5A1" w14:textId="77777777" w:rsidR="00574A31" w:rsidRDefault="00574A31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574A31" w14:paraId="0AB01E50" w14:textId="77777777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460"/>
                  </w:tblGrid>
                  <w:tr w:rsidR="00574A31" w14:paraId="71119F15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1B4CEC4A" w14:textId="77777777" w:rsidR="00574A31" w:rsidRDefault="00574A31">
                        <w:pPr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4C10DE6A" w14:textId="77777777" w:rsidR="00574A31" w:rsidRDefault="00574A31">
                  <w:pPr>
                    <w:rPr>
                      <w:rFonts w:eastAsia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E317707" w14:textId="77777777" w:rsidR="00574A31" w:rsidRDefault="00574A31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574A31" w14:paraId="3A3F9A34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187A394" w14:textId="77777777" w:rsidR="00574A31" w:rsidRDefault="00574A31">
                  <w:pPr>
                    <w:rPr>
                      <w:rFonts w:eastAsia="Times New Roman"/>
                      <w:color w:val="F7FBFA"/>
                      <w:sz w:val="24"/>
                      <w:szCs w:val="24"/>
                    </w:rPr>
                  </w:pPr>
                  <w:r>
                    <w:rPr>
                      <w:rFonts w:eastAsia="Times New Roman"/>
                      <w:color w:val="F7FBFA"/>
                    </w:rPr>
                    <w:t>-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B9B274D" w14:textId="77777777" w:rsidR="00574A31" w:rsidRDefault="00574A31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574A31" w14:paraId="7A038E5F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bottom w:val="single" w:sz="6" w:space="0" w:color="78ACFF"/>
                  </w:tcBorders>
                  <w:shd w:val="clear" w:color="auto" w:fill="EAF2FF"/>
                  <w:tcMar>
                    <w:top w:w="150" w:type="dxa"/>
                    <w:left w:w="150" w:type="dxa"/>
                    <w:bottom w:w="150" w:type="dxa"/>
                    <w:right w:w="150" w:type="dxa"/>
                  </w:tcMar>
                  <w:hideMark/>
                </w:tcPr>
                <w:p w14:paraId="350B7FA7" w14:textId="77777777" w:rsidR="00574A31" w:rsidRDefault="00574A31">
                  <w:pPr>
                    <w:rPr>
                      <w:rFonts w:eastAsia="Times New Roman"/>
                      <w:b/>
                      <w:bCs/>
                    </w:rPr>
                  </w:pPr>
                  <w:bookmarkStart w:id="88" w:name="#Section:dfac6c36-a9c7-4959-bdf4-f23fc81"/>
                  <w:bookmarkEnd w:id="88"/>
                  <w:r>
                    <w:rPr>
                      <w:rFonts w:eastAsia="Times New Roman"/>
                      <w:b/>
                      <w:bCs/>
                    </w:rPr>
                    <w:t>DYNAMIC_GROUP_CACHE Sub Section - Dynamic Group Cache</w:t>
                  </w:r>
                </w:p>
              </w:tc>
              <w:tc>
                <w:tcPr>
                  <w:tcW w:w="0" w:type="auto"/>
                  <w:tcBorders>
                    <w:bottom w:val="single" w:sz="6" w:space="0" w:color="78ACFF"/>
                  </w:tcBorders>
                  <w:shd w:val="clear" w:color="auto" w:fill="EAF2FF"/>
                  <w:tcMar>
                    <w:top w:w="150" w:type="dxa"/>
                    <w:left w:w="150" w:type="dxa"/>
                    <w:bottom w:w="150" w:type="dxa"/>
                    <w:right w:w="150" w:type="dxa"/>
                  </w:tcMar>
                  <w:hideMark/>
                </w:tcPr>
                <w:p w14:paraId="152CFD71" w14:textId="77777777" w:rsidR="00574A31" w:rsidRDefault="00574A31">
                  <w:pPr>
                    <w:jc w:val="right"/>
                    <w:rPr>
                      <w:rFonts w:eastAsia="Times New Roman"/>
                      <w:b/>
                      <w:bCs/>
                    </w:rPr>
                  </w:pPr>
                  <w:hyperlink w:anchor="top" w:history="1">
                    <w:r>
                      <w:rPr>
                        <w:rStyle w:val="Hyperlink"/>
                        <w:rFonts w:eastAsia="Times New Roman"/>
                        <w:b/>
                        <w:bCs/>
                      </w:rPr>
                      <w:t>^Top</w:t>
                    </w:r>
                  </w:hyperlink>
                  <w:r>
                    <w:rPr>
                      <w:rFonts w:eastAsia="Times New Roman"/>
                      <w:b/>
                      <w:bCs/>
                    </w:rPr>
                    <w:t xml:space="preserve"> </w:t>
                  </w:r>
                </w:p>
              </w:tc>
            </w:tr>
            <w:tr w:rsidR="00574A31" w14:paraId="529F51CB" w14:textId="77777777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483"/>
                    <w:gridCol w:w="3977"/>
                  </w:tblGrid>
                  <w:tr w:rsidR="00574A31" w14:paraId="4ED95504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7579C6CC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name</w:t>
                        </w:r>
                      </w:p>
                    </w:tc>
                    <w:tc>
                      <w:tcPr>
                        <w:tcW w:w="0" w:type="auto"/>
                        <w:shd w:val="clear" w:color="auto" w:fill="F5F5DC"/>
                        <w:hideMark/>
                      </w:tcPr>
                      <w:p w14:paraId="5BCC7CB7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Dynamic Group Cache</w:t>
                        </w:r>
                      </w:p>
                    </w:tc>
                  </w:tr>
                  <w:tr w:rsidR="00574A31" w14:paraId="510D2E81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029F60CF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description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37519D52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Dynamic Group Cache</w:t>
                        </w:r>
                      </w:p>
                    </w:tc>
                  </w:tr>
                  <w:tr w:rsidR="00574A31" w14:paraId="1BE4B441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01BDE1EF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enabled</w:t>
                        </w:r>
                      </w:p>
                    </w:tc>
                    <w:tc>
                      <w:tcPr>
                        <w:tcW w:w="0" w:type="auto"/>
                        <w:shd w:val="clear" w:color="auto" w:fill="F5F5DC"/>
                        <w:hideMark/>
                      </w:tcPr>
                      <w:p w14:paraId="6C9143D8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False</w:t>
                        </w:r>
                      </w:p>
                    </w:tc>
                  </w:tr>
                  <w:tr w:rsidR="00574A31" w14:paraId="4A649A6E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2FE3D2B1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cacheType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5216A92A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Memory</w:t>
                        </w:r>
                      </w:p>
                    </w:tc>
                  </w:tr>
                  <w:tr w:rsidR="00574A31" w14:paraId="239EC24B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10855690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cacheLifetime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shd w:val="clear" w:color="auto" w:fill="F5F5DC"/>
                        <w:hideMark/>
                      </w:tcPr>
                      <w:p w14:paraId="66569BAA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3600</w:t>
                        </w:r>
                      </w:p>
                    </w:tc>
                  </w:tr>
                  <w:tr w:rsidR="00574A31" w14:paraId="1A81765C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1C90828D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percentageOfMemory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6EED23C0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5</w:t>
                        </w:r>
                      </w:p>
                    </w:tc>
                  </w:tr>
                  <w:tr w:rsidR="00574A31" w14:paraId="3D7A2490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73A679C4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pollingInterval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shd w:val="clear" w:color="auto" w:fill="F5F5DC"/>
                        <w:hideMark/>
                      </w:tcPr>
                      <w:p w14:paraId="549A45F1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300</w:t>
                        </w:r>
                      </w:p>
                    </w:tc>
                  </w:tr>
                </w:tbl>
                <w:p w14:paraId="11D98560" w14:textId="77777777" w:rsidR="00574A31" w:rsidRDefault="00574A31">
                  <w:pPr>
                    <w:rPr>
                      <w:rFonts w:eastAsia="Times New Roman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0DE7E47" w14:textId="77777777" w:rsidR="00574A31" w:rsidRDefault="00574A31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574A31" w14:paraId="5E13EF4C" w14:textId="77777777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460"/>
                  </w:tblGrid>
                  <w:tr w:rsidR="00574A31" w14:paraId="53A96E67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4511B715" w14:textId="77777777" w:rsidR="00574A31" w:rsidRDefault="00574A31">
                        <w:pPr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25FD5417" w14:textId="77777777" w:rsidR="00574A31" w:rsidRDefault="00574A31">
                  <w:pPr>
                    <w:rPr>
                      <w:rFonts w:eastAsia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28FB4B3" w14:textId="77777777" w:rsidR="00574A31" w:rsidRDefault="00574A31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574A31" w14:paraId="669F1D64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DD02043" w14:textId="77777777" w:rsidR="00574A31" w:rsidRDefault="00574A31">
                  <w:pPr>
                    <w:rPr>
                      <w:rFonts w:eastAsia="Times New Roman"/>
                      <w:color w:val="F7FBFA"/>
                      <w:sz w:val="24"/>
                      <w:szCs w:val="24"/>
                    </w:rPr>
                  </w:pPr>
                  <w:r>
                    <w:rPr>
                      <w:rFonts w:eastAsia="Times New Roman"/>
                      <w:color w:val="F7FBFA"/>
                    </w:rPr>
                    <w:t>-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4727929" w14:textId="77777777" w:rsidR="00574A31" w:rsidRDefault="00574A31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574A31" w14:paraId="51AB78E7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bottom w:val="single" w:sz="6" w:space="0" w:color="78ACFF"/>
                  </w:tcBorders>
                  <w:shd w:val="clear" w:color="auto" w:fill="EAF2FF"/>
                  <w:tcMar>
                    <w:top w:w="150" w:type="dxa"/>
                    <w:left w:w="150" w:type="dxa"/>
                    <w:bottom w:w="150" w:type="dxa"/>
                    <w:right w:w="150" w:type="dxa"/>
                  </w:tcMar>
                  <w:hideMark/>
                </w:tcPr>
                <w:p w14:paraId="01377D25" w14:textId="77777777" w:rsidR="00574A31" w:rsidRDefault="00574A31">
                  <w:pPr>
                    <w:rPr>
                      <w:rFonts w:eastAsia="Times New Roman"/>
                      <w:b/>
                      <w:bCs/>
                    </w:rPr>
                  </w:pPr>
                  <w:bookmarkStart w:id="89" w:name="#Section:b42cf5a8-2beb-45b1-b547-3542f59"/>
                  <w:bookmarkEnd w:id="89"/>
                  <w:r>
                    <w:rPr>
                      <w:rFonts w:eastAsia="Times New Roman"/>
                      <w:b/>
                      <w:bCs/>
                    </w:rPr>
                    <w:t>LOGGING Sub Section - Audit Logging</w:t>
                  </w:r>
                </w:p>
              </w:tc>
              <w:tc>
                <w:tcPr>
                  <w:tcW w:w="0" w:type="auto"/>
                  <w:tcBorders>
                    <w:bottom w:val="single" w:sz="6" w:space="0" w:color="78ACFF"/>
                  </w:tcBorders>
                  <w:shd w:val="clear" w:color="auto" w:fill="EAF2FF"/>
                  <w:tcMar>
                    <w:top w:w="150" w:type="dxa"/>
                    <w:left w:w="150" w:type="dxa"/>
                    <w:bottom w:w="150" w:type="dxa"/>
                    <w:right w:w="150" w:type="dxa"/>
                  </w:tcMar>
                  <w:hideMark/>
                </w:tcPr>
                <w:p w14:paraId="48C89290" w14:textId="77777777" w:rsidR="00574A31" w:rsidRDefault="00574A31">
                  <w:pPr>
                    <w:jc w:val="right"/>
                    <w:rPr>
                      <w:rFonts w:eastAsia="Times New Roman"/>
                      <w:b/>
                      <w:bCs/>
                    </w:rPr>
                  </w:pPr>
                  <w:hyperlink w:anchor="top" w:history="1">
                    <w:r>
                      <w:rPr>
                        <w:rStyle w:val="Hyperlink"/>
                        <w:rFonts w:eastAsia="Times New Roman"/>
                        <w:b/>
                        <w:bCs/>
                      </w:rPr>
                      <w:t>^Top</w:t>
                    </w:r>
                  </w:hyperlink>
                  <w:r>
                    <w:rPr>
                      <w:rFonts w:eastAsia="Times New Roman"/>
                      <w:b/>
                      <w:bCs/>
                    </w:rPr>
                    <w:t xml:space="preserve"> </w:t>
                  </w:r>
                </w:p>
              </w:tc>
            </w:tr>
            <w:tr w:rsidR="00574A31" w14:paraId="4DA7D229" w14:textId="77777777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119"/>
                    <w:gridCol w:w="5341"/>
                  </w:tblGrid>
                  <w:tr w:rsidR="00574A31" w14:paraId="499A77A9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3A4A0C03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name</w:t>
                        </w:r>
                      </w:p>
                    </w:tc>
                    <w:tc>
                      <w:tcPr>
                        <w:tcW w:w="0" w:type="auto"/>
                        <w:shd w:val="clear" w:color="auto" w:fill="F5F5DC"/>
                        <w:hideMark/>
                      </w:tcPr>
                      <w:p w14:paraId="45BB9D9D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Audit Logging</w:t>
                        </w:r>
                      </w:p>
                    </w:tc>
                  </w:tr>
                  <w:tr w:rsidR="00574A31" w14:paraId="0B61F24A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45ED7040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description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40F829A2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Audit Logging</w:t>
                        </w:r>
                      </w:p>
                    </w:tc>
                  </w:tr>
                  <w:tr w:rsidR="00574A31" w14:paraId="4A377B8A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4798AA78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logSetSize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shd w:val="clear" w:color="auto" w:fill="F5F5DC"/>
                        <w:hideMark/>
                      </w:tcPr>
                      <w:p w14:paraId="46D0902A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120</w:t>
                        </w:r>
                      </w:p>
                    </w:tc>
                  </w:tr>
                  <w:tr w:rsidR="00574A31" w14:paraId="67FBFE86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4D8B46A2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logSetDuration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73218519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120</w:t>
                        </w:r>
                      </w:p>
                    </w:tc>
                  </w:tr>
                  <w:tr w:rsidR="00574A31" w14:paraId="71E428C0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496050FE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lastRenderedPageBreak/>
                          <w:t>logRecoveryLocation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shd w:val="clear" w:color="auto" w:fill="F5F5DC"/>
                        <w:hideMark/>
                      </w:tcPr>
                      <w:p w14:paraId="0F0FF2D9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..\Logging\_</w:t>
                        </w:r>
                        <w:proofErr w:type="spellStart"/>
                        <w:r>
                          <w:rPr>
                            <w:rFonts w:eastAsia="Times New Roman"/>
                            <w:b/>
                            <w:bCs/>
                          </w:rPr>
                          <w:t>Failed_Logs</w:t>
                        </w:r>
                        <w:proofErr w:type="spellEnd"/>
                        <w:r>
                          <w:rPr>
                            <w:rFonts w:eastAsia="Times New Roman"/>
                            <w:b/>
                            <w:bCs/>
                          </w:rPr>
                          <w:t>\</w:t>
                        </w:r>
                      </w:p>
                    </w:tc>
                  </w:tr>
                  <w:tr w:rsidR="00574A31" w14:paraId="612F9094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58FC373F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dllName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5EE0627F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.\OptimalIdM.VIS.Logging.Loggers.DLL</w:t>
                        </w:r>
                      </w:p>
                    </w:tc>
                  </w:tr>
                  <w:tr w:rsidR="00574A31" w14:paraId="46FE1F3E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78CA73ED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className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shd w:val="clear" w:color="auto" w:fill="F5F5DC"/>
                        <w:hideMark/>
                      </w:tcPr>
                      <w:p w14:paraId="09CE3619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  <w:b/>
                            <w:bCs/>
                          </w:rPr>
                          <w:t>OptimalIdM.VIS.Logging.Loggers.SQLLogger</w:t>
                        </w:r>
                        <w:proofErr w:type="spellEnd"/>
                      </w:p>
                    </w:tc>
                  </w:tr>
                  <w:tr w:rsidR="00574A31" w14:paraId="165DAE23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1E017647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ext-SqlLoggerConnectionString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392332B9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Password=</w:t>
                        </w:r>
                        <w:proofErr w:type="spellStart"/>
                        <w:r>
                          <w:rPr>
                            <w:rFonts w:eastAsia="Times New Roman"/>
                            <w:b/>
                            <w:bCs/>
                          </w:rPr>
                          <w:t>YOUR_PASSWORD;User</w:t>
                        </w:r>
                        <w:proofErr w:type="spellEnd"/>
                        <w:r>
                          <w:rPr>
                            <w:rFonts w:eastAsia="Times New Roman"/>
                            <w:b/>
                            <w:bCs/>
                          </w:rPr>
                          <w:t xml:space="preserve"> ID=</w:t>
                        </w:r>
                        <w:proofErr w:type="spellStart"/>
                        <w:r>
                          <w:rPr>
                            <w:rFonts w:eastAsia="Times New Roman"/>
                            <w:b/>
                            <w:bCs/>
                          </w:rPr>
                          <w:t>YOUR_USERID;Initial</w:t>
                        </w:r>
                        <w:proofErr w:type="spellEnd"/>
                        <w:r>
                          <w:rPr>
                            <w:rFonts w:eastAsia="Times New Roman"/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Times New Roman"/>
                            <w:b/>
                            <w:bCs/>
                          </w:rPr>
                          <w:t>Catalog</w:t>
                        </w:r>
                        <w:proofErr w:type="spellEnd"/>
                        <w:r>
                          <w:rPr>
                            <w:rFonts w:eastAsia="Times New Roman"/>
                            <w:b/>
                            <w:bCs/>
                          </w:rPr>
                          <w:t xml:space="preserve">=Virtual Identity </w:t>
                        </w:r>
                        <w:proofErr w:type="spellStart"/>
                        <w:r>
                          <w:rPr>
                            <w:rFonts w:eastAsia="Times New Roman"/>
                            <w:b/>
                            <w:bCs/>
                          </w:rPr>
                          <w:t>Server;Data</w:t>
                        </w:r>
                        <w:proofErr w:type="spellEnd"/>
                        <w:r>
                          <w:rPr>
                            <w:rFonts w:eastAsia="Times New Roman"/>
                            <w:b/>
                            <w:bCs/>
                          </w:rPr>
                          <w:t xml:space="preserve"> Source=YOUR_SQL_SERVER_HOSTNAME</w:t>
                        </w:r>
                      </w:p>
                    </w:tc>
                  </w:tr>
                  <w:tr w:rsidR="00574A31" w14:paraId="5244F47C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22EE40C5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ext-ConnectionRetryInterval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shd w:val="clear" w:color="auto" w:fill="F5F5DC"/>
                        <w:hideMark/>
                      </w:tcPr>
                      <w:p w14:paraId="2937870E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120</w:t>
                        </w:r>
                      </w:p>
                    </w:tc>
                  </w:tr>
                  <w:tr w:rsidR="00574A31" w14:paraId="1EAEDFAF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3A640F11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auditAuditEnabled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2BA2C6BC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True</w:t>
                        </w:r>
                      </w:p>
                    </w:tc>
                  </w:tr>
                  <w:tr w:rsidR="00574A31" w14:paraId="76CAD0ED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35C7F7B2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auditAuthNFailedEnabled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shd w:val="clear" w:color="auto" w:fill="F5F5DC"/>
                        <w:hideMark/>
                      </w:tcPr>
                      <w:p w14:paraId="53762734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True</w:t>
                        </w:r>
                      </w:p>
                    </w:tc>
                  </w:tr>
                  <w:tr w:rsidR="00574A31" w14:paraId="4A59253D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5DBE0889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auditAuthNSuccessEnabled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5E5A5419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True</w:t>
                        </w:r>
                      </w:p>
                    </w:tc>
                  </w:tr>
                  <w:tr w:rsidR="00574A31" w14:paraId="3D1DF2B8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58F66D0D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auditConnectionsEnabled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shd w:val="clear" w:color="auto" w:fill="F5F5DC"/>
                        <w:hideMark/>
                      </w:tcPr>
                      <w:p w14:paraId="00C2680A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True</w:t>
                        </w:r>
                      </w:p>
                    </w:tc>
                  </w:tr>
                  <w:tr w:rsidR="00574A31" w14:paraId="4C59B8A6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40F54154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auditSearchesEnabled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1BD81992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True</w:t>
                        </w:r>
                      </w:p>
                    </w:tc>
                  </w:tr>
                  <w:tr w:rsidR="00574A31" w14:paraId="625FF423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290DA481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enabled</w:t>
                        </w:r>
                      </w:p>
                    </w:tc>
                    <w:tc>
                      <w:tcPr>
                        <w:tcW w:w="0" w:type="auto"/>
                        <w:shd w:val="clear" w:color="auto" w:fill="F5F5DC"/>
                        <w:hideMark/>
                      </w:tcPr>
                      <w:p w14:paraId="0B6CA76F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False</w:t>
                        </w:r>
                      </w:p>
                    </w:tc>
                  </w:tr>
                  <w:tr w:rsidR="00574A31" w14:paraId="5A437556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1625C001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ext-XmlLoggerFolder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41439F4F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..\Logging\_</w:t>
                        </w:r>
                        <w:proofErr w:type="spellStart"/>
                        <w:r>
                          <w:rPr>
                            <w:rFonts w:eastAsia="Times New Roman"/>
                            <w:b/>
                            <w:bCs/>
                          </w:rPr>
                          <w:t>XML_Logs</w:t>
                        </w:r>
                        <w:proofErr w:type="spellEnd"/>
                        <w:r>
                          <w:rPr>
                            <w:rFonts w:eastAsia="Times New Roman"/>
                            <w:b/>
                            <w:bCs/>
                          </w:rPr>
                          <w:t>\</w:t>
                        </w:r>
                      </w:p>
                    </w:tc>
                  </w:tr>
                </w:tbl>
                <w:p w14:paraId="68F943B3" w14:textId="77777777" w:rsidR="00574A31" w:rsidRDefault="00574A31">
                  <w:pPr>
                    <w:rPr>
                      <w:rFonts w:eastAsia="Times New Roman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DA7139A" w14:textId="77777777" w:rsidR="00574A31" w:rsidRDefault="00574A31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574A31" w14:paraId="45A2695C" w14:textId="77777777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460"/>
                  </w:tblGrid>
                  <w:tr w:rsidR="00574A31" w14:paraId="52098984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3A365938" w14:textId="77777777" w:rsidR="00574A31" w:rsidRDefault="00574A31">
                        <w:pPr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52ED746E" w14:textId="77777777" w:rsidR="00574A31" w:rsidRDefault="00574A31">
                  <w:pPr>
                    <w:rPr>
                      <w:rFonts w:eastAsia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A9873E1" w14:textId="77777777" w:rsidR="00574A31" w:rsidRDefault="00574A31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574A31" w14:paraId="4A952DCE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2B0DA8C" w14:textId="77777777" w:rsidR="00574A31" w:rsidRDefault="00574A31">
                  <w:pPr>
                    <w:rPr>
                      <w:rFonts w:eastAsia="Times New Roman"/>
                      <w:color w:val="F7FBFA"/>
                      <w:sz w:val="24"/>
                      <w:szCs w:val="24"/>
                    </w:rPr>
                  </w:pPr>
                  <w:r>
                    <w:rPr>
                      <w:rFonts w:eastAsia="Times New Roman"/>
                      <w:color w:val="F7FBFA"/>
                    </w:rPr>
                    <w:t>-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5BCE475" w14:textId="77777777" w:rsidR="00574A31" w:rsidRDefault="00574A31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574A31" w14:paraId="0E8950A4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bottom w:val="single" w:sz="6" w:space="0" w:color="78ACFF"/>
                  </w:tcBorders>
                  <w:shd w:val="clear" w:color="auto" w:fill="EAF2FF"/>
                  <w:tcMar>
                    <w:top w:w="150" w:type="dxa"/>
                    <w:left w:w="150" w:type="dxa"/>
                    <w:bottom w:w="150" w:type="dxa"/>
                    <w:right w:w="150" w:type="dxa"/>
                  </w:tcMar>
                  <w:hideMark/>
                </w:tcPr>
                <w:p w14:paraId="580B0563" w14:textId="77777777" w:rsidR="00574A31" w:rsidRDefault="00574A31">
                  <w:pPr>
                    <w:rPr>
                      <w:rFonts w:eastAsia="Times New Roman"/>
                      <w:b/>
                      <w:bCs/>
                    </w:rPr>
                  </w:pPr>
                  <w:bookmarkStart w:id="90" w:name="#Section:c0ce2602-8f74-42d8-8838-9d7c4ec"/>
                  <w:bookmarkEnd w:id="90"/>
                  <w:r>
                    <w:rPr>
                      <w:rFonts w:eastAsia="Times New Roman"/>
                      <w:b/>
                      <w:bCs/>
                    </w:rPr>
                    <w:t>REQUEST_CACHE Sub Section - Search Request/Result Cache</w:t>
                  </w:r>
                </w:p>
              </w:tc>
              <w:tc>
                <w:tcPr>
                  <w:tcW w:w="0" w:type="auto"/>
                  <w:tcBorders>
                    <w:bottom w:val="single" w:sz="6" w:space="0" w:color="78ACFF"/>
                  </w:tcBorders>
                  <w:shd w:val="clear" w:color="auto" w:fill="EAF2FF"/>
                  <w:tcMar>
                    <w:top w:w="150" w:type="dxa"/>
                    <w:left w:w="150" w:type="dxa"/>
                    <w:bottom w:w="150" w:type="dxa"/>
                    <w:right w:w="150" w:type="dxa"/>
                  </w:tcMar>
                  <w:hideMark/>
                </w:tcPr>
                <w:p w14:paraId="39DA80BB" w14:textId="77777777" w:rsidR="00574A31" w:rsidRDefault="00574A31">
                  <w:pPr>
                    <w:jc w:val="right"/>
                    <w:rPr>
                      <w:rFonts w:eastAsia="Times New Roman"/>
                      <w:b/>
                      <w:bCs/>
                    </w:rPr>
                  </w:pPr>
                  <w:hyperlink w:anchor="top" w:history="1">
                    <w:r>
                      <w:rPr>
                        <w:rStyle w:val="Hyperlink"/>
                        <w:rFonts w:eastAsia="Times New Roman"/>
                        <w:b/>
                        <w:bCs/>
                      </w:rPr>
                      <w:t>^Top</w:t>
                    </w:r>
                  </w:hyperlink>
                  <w:r>
                    <w:rPr>
                      <w:rFonts w:eastAsia="Times New Roman"/>
                      <w:b/>
                      <w:bCs/>
                    </w:rPr>
                    <w:t xml:space="preserve"> </w:t>
                  </w:r>
                </w:p>
              </w:tc>
            </w:tr>
            <w:tr w:rsidR="00574A31" w14:paraId="74AFD6BC" w14:textId="77777777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835"/>
                    <w:gridCol w:w="4625"/>
                  </w:tblGrid>
                  <w:tr w:rsidR="00574A31" w14:paraId="0FA98183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44E75ABA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name</w:t>
                        </w:r>
                      </w:p>
                    </w:tc>
                    <w:tc>
                      <w:tcPr>
                        <w:tcW w:w="0" w:type="auto"/>
                        <w:shd w:val="clear" w:color="auto" w:fill="F5F5DC"/>
                        <w:hideMark/>
                      </w:tcPr>
                      <w:p w14:paraId="7A905F6B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Search Request/Result Cache</w:t>
                        </w:r>
                      </w:p>
                    </w:tc>
                  </w:tr>
                  <w:tr w:rsidR="00574A31" w14:paraId="7D19774F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74DA38F5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description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72C7FBF2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Search Request/Results Cache</w:t>
                        </w:r>
                      </w:p>
                    </w:tc>
                  </w:tr>
                  <w:tr w:rsidR="00574A31" w14:paraId="1A50C04E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55031067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cacheLifetime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shd w:val="clear" w:color="auto" w:fill="F5F5DC"/>
                        <w:hideMark/>
                      </w:tcPr>
                      <w:p w14:paraId="71991F40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300</w:t>
                        </w:r>
                      </w:p>
                    </w:tc>
                  </w:tr>
                  <w:tr w:rsidR="00574A31" w14:paraId="5F8B9CE1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26EE3319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cacheType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1B2B19DB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Memory</w:t>
                        </w:r>
                      </w:p>
                    </w:tc>
                  </w:tr>
                  <w:tr w:rsidR="00574A31" w14:paraId="22FD2D7C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0A0E5808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percentageOfMemory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shd w:val="clear" w:color="auto" w:fill="F5F5DC"/>
                        <w:hideMark/>
                      </w:tcPr>
                      <w:p w14:paraId="6353DAC9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5</w:t>
                        </w:r>
                      </w:p>
                    </w:tc>
                  </w:tr>
                  <w:tr w:rsidR="00574A31" w14:paraId="655DE8FE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65C6A711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pollingInterval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110419C9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60</w:t>
                        </w:r>
                      </w:p>
                    </w:tc>
                  </w:tr>
                  <w:tr w:rsidR="00574A31" w14:paraId="31813D23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5EC04238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lastRenderedPageBreak/>
                          <w:t>enabled</w:t>
                        </w:r>
                      </w:p>
                    </w:tc>
                    <w:tc>
                      <w:tcPr>
                        <w:tcW w:w="0" w:type="auto"/>
                        <w:shd w:val="clear" w:color="auto" w:fill="F5F5DC"/>
                        <w:hideMark/>
                      </w:tcPr>
                      <w:p w14:paraId="10B95868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False</w:t>
                        </w:r>
                      </w:p>
                    </w:tc>
                  </w:tr>
                </w:tbl>
                <w:p w14:paraId="461339C3" w14:textId="77777777" w:rsidR="00574A31" w:rsidRDefault="00574A31">
                  <w:pPr>
                    <w:rPr>
                      <w:rFonts w:eastAsia="Times New Roman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A9BC3B5" w14:textId="77777777" w:rsidR="00574A31" w:rsidRDefault="00574A31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574A31" w14:paraId="1161200E" w14:textId="77777777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460"/>
                  </w:tblGrid>
                  <w:tr w:rsidR="00574A31" w14:paraId="2CD57741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18CDDE4A" w14:textId="77777777" w:rsidR="00574A31" w:rsidRDefault="00574A31">
                        <w:pPr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144CBF33" w14:textId="77777777" w:rsidR="00574A31" w:rsidRDefault="00574A31">
                  <w:pPr>
                    <w:rPr>
                      <w:rFonts w:eastAsia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F4FBF0C" w14:textId="77777777" w:rsidR="00574A31" w:rsidRDefault="00574A31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574A31" w14:paraId="6336CF70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61773C1" w14:textId="77777777" w:rsidR="00574A31" w:rsidRDefault="00574A31">
                  <w:pPr>
                    <w:rPr>
                      <w:rFonts w:eastAsia="Times New Roman"/>
                      <w:color w:val="F7FBFA"/>
                      <w:sz w:val="24"/>
                      <w:szCs w:val="24"/>
                    </w:rPr>
                  </w:pPr>
                  <w:r>
                    <w:rPr>
                      <w:rFonts w:eastAsia="Times New Roman"/>
                      <w:color w:val="F7FBFA"/>
                    </w:rPr>
                    <w:t>-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CC09591" w14:textId="77777777" w:rsidR="00574A31" w:rsidRDefault="00574A31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574A31" w14:paraId="44FE4D56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bottom w:val="single" w:sz="6" w:space="0" w:color="78ACFF"/>
                  </w:tcBorders>
                  <w:shd w:val="clear" w:color="auto" w:fill="EAF2FF"/>
                  <w:tcMar>
                    <w:top w:w="150" w:type="dxa"/>
                    <w:left w:w="150" w:type="dxa"/>
                    <w:bottom w:w="150" w:type="dxa"/>
                    <w:right w:w="150" w:type="dxa"/>
                  </w:tcMar>
                  <w:hideMark/>
                </w:tcPr>
                <w:p w14:paraId="48C0EDE1" w14:textId="77777777" w:rsidR="00574A31" w:rsidRDefault="00574A31">
                  <w:pPr>
                    <w:rPr>
                      <w:rFonts w:eastAsia="Times New Roman"/>
                      <w:b/>
                      <w:bCs/>
                    </w:rPr>
                  </w:pPr>
                  <w:bookmarkStart w:id="91" w:name="#Section:a3dd3713-8f33-33d8-2232-9d7c4be"/>
                  <w:bookmarkEnd w:id="91"/>
                  <w:r>
                    <w:rPr>
                      <w:rFonts w:eastAsia="Times New Roman"/>
                      <w:b/>
                      <w:bCs/>
                    </w:rPr>
                    <w:t>SID_TRANSLATION_CACHE Sub Section - SID Translation Cache</w:t>
                  </w:r>
                </w:p>
              </w:tc>
              <w:tc>
                <w:tcPr>
                  <w:tcW w:w="0" w:type="auto"/>
                  <w:tcBorders>
                    <w:bottom w:val="single" w:sz="6" w:space="0" w:color="78ACFF"/>
                  </w:tcBorders>
                  <w:shd w:val="clear" w:color="auto" w:fill="EAF2FF"/>
                  <w:tcMar>
                    <w:top w:w="150" w:type="dxa"/>
                    <w:left w:w="150" w:type="dxa"/>
                    <w:bottom w:w="150" w:type="dxa"/>
                    <w:right w:w="150" w:type="dxa"/>
                  </w:tcMar>
                  <w:hideMark/>
                </w:tcPr>
                <w:p w14:paraId="2C72A3AF" w14:textId="77777777" w:rsidR="00574A31" w:rsidRDefault="00574A31">
                  <w:pPr>
                    <w:jc w:val="right"/>
                    <w:rPr>
                      <w:rFonts w:eastAsia="Times New Roman"/>
                      <w:b/>
                      <w:bCs/>
                    </w:rPr>
                  </w:pPr>
                  <w:hyperlink w:anchor="top" w:history="1">
                    <w:r>
                      <w:rPr>
                        <w:rStyle w:val="Hyperlink"/>
                        <w:rFonts w:eastAsia="Times New Roman"/>
                        <w:b/>
                        <w:bCs/>
                      </w:rPr>
                      <w:t>^Top</w:t>
                    </w:r>
                  </w:hyperlink>
                  <w:r>
                    <w:rPr>
                      <w:rFonts w:eastAsia="Times New Roman"/>
                      <w:b/>
                      <w:bCs/>
                    </w:rPr>
                    <w:t xml:space="preserve"> </w:t>
                  </w:r>
                </w:p>
              </w:tc>
            </w:tr>
            <w:tr w:rsidR="00574A31" w14:paraId="6C32E2E2" w14:textId="77777777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519"/>
                    <w:gridCol w:w="3941"/>
                  </w:tblGrid>
                  <w:tr w:rsidR="00574A31" w14:paraId="2745B795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6AE9B122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name</w:t>
                        </w:r>
                      </w:p>
                    </w:tc>
                    <w:tc>
                      <w:tcPr>
                        <w:tcW w:w="0" w:type="auto"/>
                        <w:shd w:val="clear" w:color="auto" w:fill="F5F5DC"/>
                        <w:hideMark/>
                      </w:tcPr>
                      <w:p w14:paraId="223D5DD7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SID Translation Cache</w:t>
                        </w:r>
                      </w:p>
                    </w:tc>
                  </w:tr>
                  <w:tr w:rsidR="00574A31" w14:paraId="6659B29E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38A084A1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description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010CE27E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SID Translation Cache</w:t>
                        </w:r>
                      </w:p>
                    </w:tc>
                  </w:tr>
                  <w:tr w:rsidR="00574A31" w14:paraId="6EB98D2F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1A26561B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enabled</w:t>
                        </w:r>
                      </w:p>
                    </w:tc>
                    <w:tc>
                      <w:tcPr>
                        <w:tcW w:w="0" w:type="auto"/>
                        <w:shd w:val="clear" w:color="auto" w:fill="F5F5DC"/>
                        <w:hideMark/>
                      </w:tcPr>
                      <w:p w14:paraId="4BC20EAB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False</w:t>
                        </w:r>
                      </w:p>
                    </w:tc>
                  </w:tr>
                  <w:tr w:rsidR="00574A31" w14:paraId="2E0283C6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5F6A46D3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cacheLifetime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0B2BE525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3600</w:t>
                        </w:r>
                      </w:p>
                    </w:tc>
                  </w:tr>
                  <w:tr w:rsidR="00574A31" w14:paraId="505908EC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318619C6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cacheType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shd w:val="clear" w:color="auto" w:fill="F5F5DC"/>
                        <w:hideMark/>
                      </w:tcPr>
                      <w:p w14:paraId="0097886A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Memory</w:t>
                        </w:r>
                      </w:p>
                    </w:tc>
                  </w:tr>
                  <w:tr w:rsidR="00574A31" w14:paraId="78489B57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02B82B58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percentageOfMemory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6E63733B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5</w:t>
                        </w:r>
                      </w:p>
                    </w:tc>
                  </w:tr>
                  <w:tr w:rsidR="00574A31" w14:paraId="7D36C02A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147C4195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pollingInterval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shd w:val="clear" w:color="auto" w:fill="F5F5DC"/>
                        <w:hideMark/>
                      </w:tcPr>
                      <w:p w14:paraId="7DECB709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120</w:t>
                        </w:r>
                      </w:p>
                    </w:tc>
                  </w:tr>
                </w:tbl>
                <w:p w14:paraId="3876FAAD" w14:textId="77777777" w:rsidR="00574A31" w:rsidRDefault="00574A31">
                  <w:pPr>
                    <w:rPr>
                      <w:rFonts w:eastAsia="Times New Roman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77B9C95" w14:textId="77777777" w:rsidR="00574A31" w:rsidRDefault="00574A31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574A31" w14:paraId="182DB390" w14:textId="77777777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460"/>
                  </w:tblGrid>
                  <w:tr w:rsidR="00574A31" w14:paraId="0F7101A9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7736E15F" w14:textId="77777777" w:rsidR="00574A31" w:rsidRDefault="00574A31">
                        <w:pPr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7D596584" w14:textId="77777777" w:rsidR="00574A31" w:rsidRDefault="00574A31">
                  <w:pPr>
                    <w:rPr>
                      <w:rFonts w:eastAsia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99870D6" w14:textId="77777777" w:rsidR="00574A31" w:rsidRDefault="00574A31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574A31" w14:paraId="47D0EE65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C4E4B6B" w14:textId="77777777" w:rsidR="00574A31" w:rsidRDefault="00574A31">
                  <w:pPr>
                    <w:rPr>
                      <w:rFonts w:eastAsia="Times New Roman"/>
                      <w:color w:val="F7FBFA"/>
                      <w:sz w:val="24"/>
                      <w:szCs w:val="24"/>
                    </w:rPr>
                  </w:pPr>
                  <w:r>
                    <w:rPr>
                      <w:rFonts w:eastAsia="Times New Roman"/>
                      <w:color w:val="F7FBFA"/>
                    </w:rPr>
                    <w:t>-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2B012E0" w14:textId="77777777" w:rsidR="00574A31" w:rsidRDefault="00574A31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574A31" w14:paraId="01097B3A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bottom w:val="single" w:sz="6" w:space="0" w:color="78ACFF"/>
                  </w:tcBorders>
                  <w:shd w:val="clear" w:color="auto" w:fill="EAF2FF"/>
                  <w:tcMar>
                    <w:top w:w="150" w:type="dxa"/>
                    <w:left w:w="150" w:type="dxa"/>
                    <w:bottom w:w="150" w:type="dxa"/>
                    <w:right w:w="150" w:type="dxa"/>
                  </w:tcMar>
                  <w:hideMark/>
                </w:tcPr>
                <w:p w14:paraId="35567C6C" w14:textId="77777777" w:rsidR="00574A31" w:rsidRDefault="00574A31">
                  <w:pPr>
                    <w:rPr>
                      <w:rFonts w:eastAsia="Times New Roman"/>
                      <w:b/>
                      <w:bCs/>
                    </w:rPr>
                  </w:pPr>
                  <w:bookmarkStart w:id="92" w:name="#Section:8aa7a7a0-b9a6-494a-aaa3-2a3aa2a"/>
                  <w:bookmarkEnd w:id="92"/>
                  <w:r>
                    <w:rPr>
                      <w:rFonts w:eastAsia="Times New Roman"/>
                      <w:b/>
                      <w:bCs/>
                    </w:rPr>
                    <w:t>VIS_ADMIN_GROUP Sub Section - VIS Admins Group</w:t>
                  </w:r>
                </w:p>
              </w:tc>
              <w:tc>
                <w:tcPr>
                  <w:tcW w:w="0" w:type="auto"/>
                  <w:tcBorders>
                    <w:bottom w:val="single" w:sz="6" w:space="0" w:color="78ACFF"/>
                  </w:tcBorders>
                  <w:shd w:val="clear" w:color="auto" w:fill="EAF2FF"/>
                  <w:tcMar>
                    <w:top w:w="150" w:type="dxa"/>
                    <w:left w:w="150" w:type="dxa"/>
                    <w:bottom w:w="150" w:type="dxa"/>
                    <w:right w:w="150" w:type="dxa"/>
                  </w:tcMar>
                  <w:hideMark/>
                </w:tcPr>
                <w:p w14:paraId="51F00C02" w14:textId="77777777" w:rsidR="00574A31" w:rsidRDefault="00574A31">
                  <w:pPr>
                    <w:jc w:val="right"/>
                    <w:rPr>
                      <w:rFonts w:eastAsia="Times New Roman"/>
                      <w:b/>
                      <w:bCs/>
                    </w:rPr>
                  </w:pPr>
                  <w:hyperlink w:anchor="top" w:history="1">
                    <w:r>
                      <w:rPr>
                        <w:rStyle w:val="Hyperlink"/>
                        <w:rFonts w:eastAsia="Times New Roman"/>
                        <w:b/>
                        <w:bCs/>
                      </w:rPr>
                      <w:t>^Top</w:t>
                    </w:r>
                  </w:hyperlink>
                  <w:r>
                    <w:rPr>
                      <w:rFonts w:eastAsia="Times New Roman"/>
                      <w:b/>
                      <w:bCs/>
                    </w:rPr>
                    <w:t xml:space="preserve"> </w:t>
                  </w:r>
                </w:p>
              </w:tc>
            </w:tr>
            <w:tr w:rsidR="00574A31" w14:paraId="38C55405" w14:textId="77777777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363"/>
                    <w:gridCol w:w="7097"/>
                  </w:tblGrid>
                  <w:tr w:rsidR="00574A31" w14:paraId="6FAA6806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63C91305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name</w:t>
                        </w:r>
                      </w:p>
                    </w:tc>
                    <w:tc>
                      <w:tcPr>
                        <w:tcW w:w="0" w:type="auto"/>
                        <w:shd w:val="clear" w:color="auto" w:fill="F5F5DC"/>
                        <w:hideMark/>
                      </w:tcPr>
                      <w:p w14:paraId="33EB9470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VIS Admins Group</w:t>
                        </w:r>
                      </w:p>
                    </w:tc>
                  </w:tr>
                  <w:tr w:rsidR="00574A31" w14:paraId="3BDBB81C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77659820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description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0F89FDD6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VIS Admins Group</w:t>
                        </w:r>
                      </w:p>
                    </w:tc>
                  </w:tr>
                  <w:tr w:rsidR="00574A31" w14:paraId="0D14BD8A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7732DAF1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enabled</w:t>
                        </w:r>
                      </w:p>
                    </w:tc>
                    <w:tc>
                      <w:tcPr>
                        <w:tcW w:w="0" w:type="auto"/>
                        <w:shd w:val="clear" w:color="auto" w:fill="F5F5DC"/>
                        <w:hideMark/>
                      </w:tcPr>
                      <w:p w14:paraId="75064868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True</w:t>
                        </w:r>
                      </w:p>
                    </w:tc>
                  </w:tr>
                  <w:tr w:rsidR="00574A31" w14:paraId="0D325A33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6FB7FF11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virtualDn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00C12844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  <w:b/>
                            <w:bCs/>
                          </w:rPr>
                          <w:t>cn</w:t>
                        </w:r>
                        <w:proofErr w:type="spellEnd"/>
                        <w:r>
                          <w:rPr>
                            <w:rFonts w:eastAsia="Times New Roman"/>
                            <w:b/>
                            <w:bCs/>
                          </w:rPr>
                          <w:t>=sg-</w:t>
                        </w:r>
                        <w:proofErr w:type="spellStart"/>
                        <w:r>
                          <w:rPr>
                            <w:rFonts w:eastAsia="Times New Roman"/>
                            <w:b/>
                            <w:bCs/>
                          </w:rPr>
                          <w:t>visadminsgroup</w:t>
                        </w:r>
                        <w:proofErr w:type="spellEnd"/>
                        <w:r>
                          <w:rPr>
                            <w:rFonts w:eastAsia="Times New Roman"/>
                            <w:b/>
                            <w:bCs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eastAsia="Times New Roman"/>
                            <w:b/>
                            <w:bCs/>
                          </w:rPr>
                          <w:t>cn</w:t>
                        </w:r>
                        <w:proofErr w:type="spellEnd"/>
                        <w:r>
                          <w:rPr>
                            <w:rFonts w:eastAsia="Times New Roman"/>
                            <w:b/>
                            <w:bCs/>
                          </w:rPr>
                          <w:t xml:space="preserve">=vis static groups, </w:t>
                        </w:r>
                        <w:proofErr w:type="spellStart"/>
                        <w:r>
                          <w:rPr>
                            <w:rFonts w:eastAsia="Times New Roman"/>
                            <w:b/>
                            <w:bCs/>
                          </w:rPr>
                          <w:t>ou</w:t>
                        </w:r>
                        <w:proofErr w:type="spellEnd"/>
                        <w:r>
                          <w:rPr>
                            <w:rFonts w:eastAsia="Times New Roman"/>
                            <w:b/>
                            <w:bCs/>
                          </w:rPr>
                          <w:t>=</w:t>
                        </w:r>
                        <w:proofErr w:type="spellStart"/>
                        <w:r>
                          <w:rPr>
                            <w:rFonts w:eastAsia="Times New Roman"/>
                            <w:b/>
                            <w:bCs/>
                          </w:rPr>
                          <w:t>optimalidm</w:t>
                        </w:r>
                        <w:proofErr w:type="spellEnd"/>
                        <w:r>
                          <w:rPr>
                            <w:rFonts w:eastAsia="Times New Roman"/>
                            <w:b/>
                            <w:bCs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eastAsia="Times New Roman"/>
                            <w:b/>
                            <w:bCs/>
                          </w:rPr>
                          <w:t>ou</w:t>
                        </w:r>
                        <w:proofErr w:type="spellEnd"/>
                        <w:r>
                          <w:rPr>
                            <w:rFonts w:eastAsia="Times New Roman"/>
                            <w:b/>
                            <w:bCs/>
                          </w:rPr>
                          <w:t>=</w:t>
                        </w:r>
                        <w:proofErr w:type="spellStart"/>
                        <w:r>
                          <w:rPr>
                            <w:rFonts w:eastAsia="Times New Roman"/>
                            <w:b/>
                            <w:bCs/>
                          </w:rPr>
                          <w:t>visconfig</w:t>
                        </w:r>
                        <w:proofErr w:type="spellEnd"/>
                        <w:r>
                          <w:rPr>
                            <w:rFonts w:eastAsia="Times New Roman"/>
                            <w:b/>
                            <w:bCs/>
                          </w:rPr>
                          <w:t>, dc=</w:t>
                        </w:r>
                        <w:proofErr w:type="spellStart"/>
                        <w:r>
                          <w:rPr>
                            <w:rFonts w:eastAsia="Times New Roman"/>
                            <w:b/>
                            <w:bCs/>
                          </w:rPr>
                          <w:t>dbb</w:t>
                        </w:r>
                        <w:proofErr w:type="spellEnd"/>
                        <w:r>
                          <w:rPr>
                            <w:rFonts w:eastAsia="Times New Roman"/>
                            <w:b/>
                            <w:bCs/>
                          </w:rPr>
                          <w:t>, dc=local</w:t>
                        </w:r>
                      </w:p>
                    </w:tc>
                  </w:tr>
                </w:tbl>
                <w:p w14:paraId="5FBB116C" w14:textId="77777777" w:rsidR="00574A31" w:rsidRDefault="00574A31">
                  <w:pPr>
                    <w:rPr>
                      <w:rFonts w:eastAsia="Times New Roman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69838BC" w14:textId="77777777" w:rsidR="00574A31" w:rsidRDefault="00574A31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574A31" w14:paraId="283EE9BA" w14:textId="77777777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535"/>
                    <w:gridCol w:w="925"/>
                  </w:tblGrid>
                  <w:tr w:rsidR="00574A31" w14:paraId="212E1EEA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78ACFF"/>
                        </w:tcBorders>
                        <w:shd w:val="clear" w:color="auto" w:fill="EAF2FF"/>
                        <w:tcMar>
                          <w:top w:w="150" w:type="dxa"/>
                          <w:left w:w="150" w:type="dxa"/>
                          <w:bottom w:w="150" w:type="dxa"/>
                          <w:right w:w="150" w:type="dxa"/>
                        </w:tcMar>
                        <w:hideMark/>
                      </w:tcPr>
                      <w:p w14:paraId="053527D9" w14:textId="77777777" w:rsidR="00574A31" w:rsidRDefault="00574A31">
                        <w:pPr>
                          <w:rPr>
                            <w:rFonts w:eastAsia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bookmarkStart w:id="93" w:name="#Section:9880cbd4-fc1a-4b59-9df0-6dbd84a"/>
                        <w:bookmarkEnd w:id="93"/>
                        <w:r>
                          <w:rPr>
                            <w:rFonts w:eastAsia="Times New Roman"/>
                            <w:b/>
                            <w:bCs/>
                          </w:rPr>
                          <w:t>ASSOCIATED_BIND_PROFILE Sub Section - AD - Admin Rights</w:t>
                        </w:r>
                      </w:p>
                    </w:tc>
                    <w:tc>
                      <w:tcPr>
                        <w:tcW w:w="0" w:type="auto"/>
                        <w:tcBorders>
                          <w:bottom w:val="single" w:sz="6" w:space="0" w:color="78ACFF"/>
                        </w:tcBorders>
                        <w:shd w:val="clear" w:color="auto" w:fill="EAF2FF"/>
                        <w:tcMar>
                          <w:top w:w="150" w:type="dxa"/>
                          <w:left w:w="150" w:type="dxa"/>
                          <w:bottom w:w="150" w:type="dxa"/>
                          <w:right w:w="150" w:type="dxa"/>
                        </w:tcMar>
                        <w:hideMark/>
                      </w:tcPr>
                      <w:p w14:paraId="6346761D" w14:textId="77777777" w:rsidR="00574A31" w:rsidRDefault="00574A31">
                        <w:pPr>
                          <w:jc w:val="right"/>
                          <w:rPr>
                            <w:rFonts w:eastAsia="Times New Roman"/>
                            <w:b/>
                            <w:bCs/>
                          </w:rPr>
                        </w:pPr>
                        <w:hyperlink w:anchor="top" w:history="1">
                          <w:r>
                            <w:rPr>
                              <w:rStyle w:val="Hyperlink"/>
                              <w:rFonts w:eastAsia="Times New Roman"/>
                              <w:b/>
                              <w:bCs/>
                            </w:rPr>
                            <w:t>^Top</w:t>
                          </w:r>
                        </w:hyperlink>
                        <w:r>
                          <w:rPr>
                            <w:rFonts w:eastAsia="Times New Roman"/>
                            <w:b/>
                            <w:bCs/>
                          </w:rPr>
                          <w:t xml:space="preserve"> </w:t>
                        </w:r>
                      </w:p>
                    </w:tc>
                  </w:tr>
                  <w:tr w:rsidR="00574A31" w14:paraId="135B7FFD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475"/>
                          <w:gridCol w:w="3985"/>
                        </w:tblGrid>
                        <w:tr w:rsidR="00574A31" w14:paraId="77D354CF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0164AB76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name</w:t>
                              </w:r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0E12870A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AD - Admin Rights</w:t>
                              </w:r>
                            </w:p>
                          </w:tc>
                        </w:tr>
                        <w:tr w:rsidR="00574A31" w14:paraId="3D770D9C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01698E2A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lastRenderedPageBreak/>
                                <w:t>description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497F8DFD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AD - Admin Rights</w:t>
                              </w:r>
                            </w:p>
                          </w:tc>
                        </w:tr>
                        <w:tr w:rsidR="00574A31" w14:paraId="1F5DF23F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1B51F1CA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enabled</w:t>
                              </w:r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31B59D3D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True</w:t>
                              </w:r>
                            </w:p>
                          </w:tc>
                        </w:tr>
                        <w:tr w:rsidR="00574A31" w14:paraId="1BE89670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7223207E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visaId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48A27829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Section:8bf7c7c0-b9a6-494f-bdc3-2c3aa2d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DBB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173DCC77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44DFFC7C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bindProfileId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5FE60AEB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Section:98f503ce-d76f-4f57-9347-30285ec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AD - Admin Rights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</w:tbl>
                      <w:p w14:paraId="38D9A4B5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14:paraId="1090856E" w14:textId="77777777" w:rsidR="00574A31" w:rsidRDefault="00574A31">
                        <w:pPr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  <w:tr w:rsidR="00574A31" w14:paraId="051E8B42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7460"/>
                        </w:tblGrid>
                        <w:tr w:rsidR="00574A31" w14:paraId="04689979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3849DB23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</w:tbl>
                      <w:p w14:paraId="3BD45C92" w14:textId="77777777" w:rsidR="00574A31" w:rsidRDefault="00574A31">
                        <w:pPr>
                          <w:rPr>
                            <w:rFonts w:eastAsia="Times New Roman"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14:paraId="5CF02DEB" w14:textId="77777777" w:rsidR="00574A31" w:rsidRDefault="00574A31">
                        <w:pPr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  <w:tr w:rsidR="00574A31" w14:paraId="73B7A839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7FD11241" w14:textId="77777777" w:rsidR="00574A31" w:rsidRDefault="00574A31">
                        <w:pPr>
                          <w:rPr>
                            <w:rFonts w:eastAsia="Times New Roman"/>
                            <w:color w:val="F7FBFA"/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Times New Roman"/>
                            <w:color w:val="F7FBFA"/>
                          </w:rPr>
                          <w:t>-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14:paraId="12B6390F" w14:textId="77777777" w:rsidR="00574A31" w:rsidRDefault="00574A31">
                        <w:pPr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  <w:tr w:rsidR="00574A31" w14:paraId="2582ABC9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78ACFF"/>
                        </w:tcBorders>
                        <w:shd w:val="clear" w:color="auto" w:fill="EAF2FF"/>
                        <w:tcMar>
                          <w:top w:w="150" w:type="dxa"/>
                          <w:left w:w="150" w:type="dxa"/>
                          <w:bottom w:w="150" w:type="dxa"/>
                          <w:right w:w="150" w:type="dxa"/>
                        </w:tcMar>
                        <w:hideMark/>
                      </w:tcPr>
                      <w:p w14:paraId="67BD8040" w14:textId="77777777" w:rsidR="00574A31" w:rsidRDefault="00574A31">
                        <w:pPr>
                          <w:rPr>
                            <w:rFonts w:eastAsia="Times New Roman"/>
                            <w:b/>
                            <w:bCs/>
                          </w:rPr>
                        </w:pPr>
                        <w:bookmarkStart w:id="94" w:name="#Section:4f43b5d8-c686-4488-a4f2-406c8ca"/>
                        <w:bookmarkEnd w:id="94"/>
                        <w:r>
                          <w:rPr>
                            <w:rFonts w:eastAsia="Times New Roman"/>
                            <w:b/>
                            <w:bCs/>
                          </w:rPr>
                          <w:t xml:space="preserve">ASSOCIATED_BIND_PROFILE Sub Section - </w:t>
                        </w:r>
                        <w:proofErr w:type="spellStart"/>
                        <w:r>
                          <w:rPr>
                            <w:rFonts w:eastAsia="Times New Roman"/>
                            <w:b/>
                            <w:bCs/>
                          </w:rPr>
                          <w:t>VISConfig</w:t>
                        </w:r>
                        <w:proofErr w:type="spellEnd"/>
                        <w:r>
                          <w:rPr>
                            <w:rFonts w:eastAsia="Times New Roman"/>
                            <w:b/>
                            <w:bCs/>
                          </w:rPr>
                          <w:t xml:space="preserve"> - Admin Rights</w:t>
                        </w:r>
                      </w:p>
                    </w:tc>
                    <w:tc>
                      <w:tcPr>
                        <w:tcW w:w="0" w:type="auto"/>
                        <w:tcBorders>
                          <w:bottom w:val="single" w:sz="6" w:space="0" w:color="78ACFF"/>
                        </w:tcBorders>
                        <w:shd w:val="clear" w:color="auto" w:fill="EAF2FF"/>
                        <w:tcMar>
                          <w:top w:w="150" w:type="dxa"/>
                          <w:left w:w="150" w:type="dxa"/>
                          <w:bottom w:w="150" w:type="dxa"/>
                          <w:right w:w="150" w:type="dxa"/>
                        </w:tcMar>
                        <w:hideMark/>
                      </w:tcPr>
                      <w:p w14:paraId="6BEE06AA" w14:textId="77777777" w:rsidR="00574A31" w:rsidRDefault="00574A31">
                        <w:pPr>
                          <w:jc w:val="right"/>
                          <w:rPr>
                            <w:rFonts w:eastAsia="Times New Roman"/>
                            <w:b/>
                            <w:bCs/>
                          </w:rPr>
                        </w:pPr>
                        <w:hyperlink w:anchor="top" w:history="1">
                          <w:r>
                            <w:rPr>
                              <w:rStyle w:val="Hyperlink"/>
                              <w:rFonts w:eastAsia="Times New Roman"/>
                              <w:b/>
                              <w:bCs/>
                            </w:rPr>
                            <w:t>^Top</w:t>
                          </w:r>
                        </w:hyperlink>
                        <w:r>
                          <w:rPr>
                            <w:rFonts w:eastAsia="Times New Roman"/>
                            <w:b/>
                            <w:bCs/>
                          </w:rPr>
                          <w:t xml:space="preserve"> </w:t>
                        </w:r>
                      </w:p>
                    </w:tc>
                  </w:tr>
                  <w:tr w:rsidR="00574A31" w14:paraId="07BB5C60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587"/>
                          <w:gridCol w:w="4873"/>
                        </w:tblGrid>
                        <w:tr w:rsidR="00574A31" w14:paraId="21758188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2104F398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name</w:t>
                              </w:r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5601E330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VISConfig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- Admin Rights</w:t>
                              </w:r>
                            </w:p>
                          </w:tc>
                        </w:tr>
                        <w:tr w:rsidR="00574A31" w14:paraId="5ECA1CF5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33F6F0C2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description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237F1EB7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VISConfig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- Admin Rights</w:t>
                              </w:r>
                            </w:p>
                          </w:tc>
                        </w:tr>
                        <w:tr w:rsidR="00574A31" w14:paraId="5E39EFA2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0AC5D1FA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enabled</w:t>
                              </w:r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621517AB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True</w:t>
                              </w:r>
                            </w:p>
                          </w:tc>
                        </w:tr>
                        <w:tr w:rsidR="00574A31" w14:paraId="00901CAB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6FAB04FF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visaId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0EEBA11A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Section:020edeaf-7620-4b15-97d5-dea2b63" w:history="1">
                                <w:proofErr w:type="spellStart"/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VISConfig</w:t>
                                </w:r>
                                <w:proofErr w:type="spellEnd"/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347646F6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33A884C5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bindProfileId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62FA3954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Section:c50051e1-1054-4d5d-a572-dac62f8" w:history="1">
                                <w:proofErr w:type="spellStart"/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VISConfig</w:t>
                                </w:r>
                                <w:proofErr w:type="spellEnd"/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 xml:space="preserve"> - Admin Bind Profile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</w:tbl>
                      <w:p w14:paraId="388D1BB1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14:paraId="186C245A" w14:textId="77777777" w:rsidR="00574A31" w:rsidRDefault="00574A31">
                        <w:pPr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  <w:tr w:rsidR="00574A31" w14:paraId="66B8CC84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7460"/>
                        </w:tblGrid>
                        <w:tr w:rsidR="00574A31" w14:paraId="04DD2A1C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39D393E2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</w:tbl>
                      <w:p w14:paraId="33A521F4" w14:textId="77777777" w:rsidR="00574A31" w:rsidRDefault="00574A31">
                        <w:pPr>
                          <w:rPr>
                            <w:rFonts w:eastAsia="Times New Roman"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14:paraId="611466CE" w14:textId="77777777" w:rsidR="00574A31" w:rsidRDefault="00574A31">
                        <w:pPr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  <w:tr w:rsidR="00574A31" w14:paraId="10D7B4CC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A8AE26E" w14:textId="77777777" w:rsidR="00574A31" w:rsidRDefault="00574A31">
                        <w:pPr>
                          <w:rPr>
                            <w:rFonts w:eastAsia="Times New Roman"/>
                            <w:color w:val="F7FBFA"/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Times New Roman"/>
                            <w:color w:val="F7FBFA"/>
                          </w:rPr>
                          <w:t>-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14:paraId="1D1D872E" w14:textId="77777777" w:rsidR="00574A31" w:rsidRDefault="00574A31">
                        <w:pPr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  <w:tr w:rsidR="00574A31" w14:paraId="697E8B2F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78ACFF"/>
                        </w:tcBorders>
                        <w:shd w:val="clear" w:color="auto" w:fill="EAF2FF"/>
                        <w:tcMar>
                          <w:top w:w="150" w:type="dxa"/>
                          <w:left w:w="150" w:type="dxa"/>
                          <w:bottom w:w="150" w:type="dxa"/>
                          <w:right w:w="150" w:type="dxa"/>
                        </w:tcMar>
                        <w:hideMark/>
                      </w:tcPr>
                      <w:p w14:paraId="3E3FBBB8" w14:textId="77777777" w:rsidR="00574A31" w:rsidRDefault="00574A31">
                        <w:pPr>
                          <w:rPr>
                            <w:rFonts w:eastAsia="Times New Roman"/>
                            <w:b/>
                            <w:bCs/>
                          </w:rPr>
                        </w:pPr>
                        <w:bookmarkStart w:id="95" w:name="#Section:2765443d-0ca0-409a-9715-4e23c4f"/>
                        <w:bookmarkEnd w:id="95"/>
                        <w:r>
                          <w:rPr>
                            <w:rFonts w:eastAsia="Times New Roman"/>
                            <w:b/>
                            <w:bCs/>
                          </w:rPr>
                          <w:t>ASSOCIATED_BIND_PROFILE Sub Section - CSODBB - Admin Rights</w:t>
                        </w:r>
                      </w:p>
                    </w:tc>
                    <w:tc>
                      <w:tcPr>
                        <w:tcW w:w="0" w:type="auto"/>
                        <w:tcBorders>
                          <w:bottom w:val="single" w:sz="6" w:space="0" w:color="78ACFF"/>
                        </w:tcBorders>
                        <w:shd w:val="clear" w:color="auto" w:fill="EAF2FF"/>
                        <w:tcMar>
                          <w:top w:w="150" w:type="dxa"/>
                          <w:left w:w="150" w:type="dxa"/>
                          <w:bottom w:w="150" w:type="dxa"/>
                          <w:right w:w="150" w:type="dxa"/>
                        </w:tcMar>
                        <w:hideMark/>
                      </w:tcPr>
                      <w:p w14:paraId="2E1151DE" w14:textId="77777777" w:rsidR="00574A31" w:rsidRDefault="00574A31">
                        <w:pPr>
                          <w:jc w:val="right"/>
                          <w:rPr>
                            <w:rFonts w:eastAsia="Times New Roman"/>
                            <w:b/>
                            <w:bCs/>
                          </w:rPr>
                        </w:pPr>
                        <w:hyperlink w:anchor="top" w:history="1">
                          <w:r>
                            <w:rPr>
                              <w:rStyle w:val="Hyperlink"/>
                              <w:rFonts w:eastAsia="Times New Roman"/>
                              <w:b/>
                              <w:bCs/>
                            </w:rPr>
                            <w:t>^Top</w:t>
                          </w:r>
                        </w:hyperlink>
                        <w:r>
                          <w:rPr>
                            <w:rFonts w:eastAsia="Times New Roman"/>
                            <w:b/>
                            <w:bCs/>
                          </w:rPr>
                          <w:t xml:space="preserve"> </w:t>
                        </w:r>
                      </w:p>
                    </w:tc>
                  </w:tr>
                  <w:tr w:rsidR="00574A31" w14:paraId="2A472CB6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736"/>
                          <w:gridCol w:w="4724"/>
                        </w:tblGrid>
                        <w:tr w:rsidR="00574A31" w14:paraId="09755C3C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36AE8C9A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name</w:t>
                              </w:r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6154B374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CSODBB - Admin Rights</w:t>
                              </w:r>
                            </w:p>
                          </w:tc>
                        </w:tr>
                        <w:tr w:rsidR="00574A31" w14:paraId="722236FB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76601D45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description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604FD81A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CSODBB - Admin Rights</w:t>
                              </w:r>
                            </w:p>
                          </w:tc>
                        </w:tr>
                        <w:tr w:rsidR="00574A31" w14:paraId="3C08D6F5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25A43DB6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visaId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28E032C7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Section:a641214b-e6d2-453d-9e36-3677085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CSODBB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23F16C7F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3A2B469A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bindProfileId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2940545E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Section:522b5465-e3e0-4bb8-b0bf-148880b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CSODBB Admin Bind Profile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5839D357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7FDC0F83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enabled</w:t>
                              </w:r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384C0A74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True</w:t>
                              </w:r>
                            </w:p>
                          </w:tc>
                        </w:tr>
                      </w:tbl>
                      <w:p w14:paraId="3D6D8A38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14:paraId="2E5C697A" w14:textId="77777777" w:rsidR="00574A31" w:rsidRDefault="00574A31">
                        <w:pPr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  <w:tr w:rsidR="00574A31" w14:paraId="4B798FDC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7460"/>
                        </w:tblGrid>
                        <w:tr w:rsidR="00574A31" w14:paraId="7CD3ADA8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078B0F39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</w:tbl>
                      <w:p w14:paraId="5FBA0FD3" w14:textId="77777777" w:rsidR="00574A31" w:rsidRDefault="00574A31">
                        <w:pPr>
                          <w:rPr>
                            <w:rFonts w:eastAsia="Times New Roman"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14:paraId="7FFDECFD" w14:textId="77777777" w:rsidR="00574A31" w:rsidRDefault="00574A31">
                        <w:pPr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1190BEC5" w14:textId="77777777" w:rsidR="00574A31" w:rsidRDefault="00574A31">
                  <w:pPr>
                    <w:rPr>
                      <w:rFonts w:eastAsia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8F348DB" w14:textId="77777777" w:rsidR="00574A31" w:rsidRDefault="00574A31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574A31" w14:paraId="7EBCD2E7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0995B44" w14:textId="77777777" w:rsidR="00574A31" w:rsidRDefault="00574A31">
                  <w:pPr>
                    <w:rPr>
                      <w:rFonts w:eastAsia="Times New Roman"/>
                      <w:color w:val="F7FBFA"/>
                      <w:sz w:val="24"/>
                      <w:szCs w:val="24"/>
                    </w:rPr>
                  </w:pPr>
                  <w:r>
                    <w:rPr>
                      <w:rFonts w:eastAsia="Times New Roman"/>
                      <w:color w:val="F7FBFA"/>
                    </w:rPr>
                    <w:lastRenderedPageBreak/>
                    <w:t>-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64EF93F" w14:textId="77777777" w:rsidR="00574A31" w:rsidRDefault="00574A31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574A31" w14:paraId="504A3DE2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bottom w:val="single" w:sz="6" w:space="0" w:color="78ACFF"/>
                  </w:tcBorders>
                  <w:shd w:val="clear" w:color="auto" w:fill="EAF2FF"/>
                  <w:tcMar>
                    <w:top w:w="150" w:type="dxa"/>
                    <w:left w:w="150" w:type="dxa"/>
                    <w:bottom w:w="150" w:type="dxa"/>
                    <w:right w:w="150" w:type="dxa"/>
                  </w:tcMar>
                  <w:hideMark/>
                </w:tcPr>
                <w:p w14:paraId="2CF3F323" w14:textId="77777777" w:rsidR="00574A31" w:rsidRDefault="00574A31">
                  <w:pPr>
                    <w:rPr>
                      <w:rFonts w:eastAsia="Times New Roman"/>
                      <w:b/>
                      <w:bCs/>
                    </w:rPr>
                  </w:pPr>
                  <w:bookmarkStart w:id="96" w:name="#Section:10eaf1e6-f817-444c-86c4-5b67ad3"/>
                  <w:bookmarkEnd w:id="96"/>
                  <w:r>
                    <w:rPr>
                      <w:rFonts w:eastAsia="Times New Roman"/>
                      <w:b/>
                      <w:bCs/>
                    </w:rPr>
                    <w:lastRenderedPageBreak/>
                    <w:t>VIS_ADMIN_GROUP Sub Section - VIS Readers Group</w:t>
                  </w:r>
                </w:p>
              </w:tc>
              <w:tc>
                <w:tcPr>
                  <w:tcW w:w="0" w:type="auto"/>
                  <w:tcBorders>
                    <w:bottom w:val="single" w:sz="6" w:space="0" w:color="78ACFF"/>
                  </w:tcBorders>
                  <w:shd w:val="clear" w:color="auto" w:fill="EAF2FF"/>
                  <w:tcMar>
                    <w:top w:w="150" w:type="dxa"/>
                    <w:left w:w="150" w:type="dxa"/>
                    <w:bottom w:w="150" w:type="dxa"/>
                    <w:right w:w="150" w:type="dxa"/>
                  </w:tcMar>
                  <w:hideMark/>
                </w:tcPr>
                <w:p w14:paraId="25C34C13" w14:textId="77777777" w:rsidR="00574A31" w:rsidRDefault="00574A31">
                  <w:pPr>
                    <w:jc w:val="right"/>
                    <w:rPr>
                      <w:rFonts w:eastAsia="Times New Roman"/>
                      <w:b/>
                      <w:bCs/>
                    </w:rPr>
                  </w:pPr>
                  <w:hyperlink w:anchor="top" w:history="1">
                    <w:r>
                      <w:rPr>
                        <w:rStyle w:val="Hyperlink"/>
                        <w:rFonts w:eastAsia="Times New Roman"/>
                        <w:b/>
                        <w:bCs/>
                      </w:rPr>
                      <w:t>^Top</w:t>
                    </w:r>
                  </w:hyperlink>
                  <w:r>
                    <w:rPr>
                      <w:rFonts w:eastAsia="Times New Roman"/>
                      <w:b/>
                      <w:bCs/>
                    </w:rPr>
                    <w:t xml:space="preserve"> </w:t>
                  </w:r>
                </w:p>
              </w:tc>
            </w:tr>
            <w:tr w:rsidR="00574A31" w14:paraId="5F88F1A7" w14:textId="77777777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922"/>
                    <w:gridCol w:w="5538"/>
                  </w:tblGrid>
                  <w:tr w:rsidR="00574A31" w14:paraId="5DACB7B0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4B34DDCB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name</w:t>
                        </w:r>
                      </w:p>
                    </w:tc>
                    <w:tc>
                      <w:tcPr>
                        <w:tcW w:w="0" w:type="auto"/>
                        <w:shd w:val="clear" w:color="auto" w:fill="F5F5DC"/>
                        <w:hideMark/>
                      </w:tcPr>
                      <w:p w14:paraId="462D94A7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VIS Readers Group</w:t>
                        </w:r>
                      </w:p>
                    </w:tc>
                  </w:tr>
                  <w:tr w:rsidR="00574A31" w14:paraId="0688360D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460FBFCA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description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653D94F4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VIS Readers Group</w:t>
                        </w:r>
                      </w:p>
                    </w:tc>
                  </w:tr>
                  <w:tr w:rsidR="00574A31" w14:paraId="3BA2E07C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328E494B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enabled</w:t>
                        </w:r>
                      </w:p>
                    </w:tc>
                    <w:tc>
                      <w:tcPr>
                        <w:tcW w:w="0" w:type="auto"/>
                        <w:shd w:val="clear" w:color="auto" w:fill="F5F5DC"/>
                        <w:hideMark/>
                      </w:tcPr>
                      <w:p w14:paraId="179EA168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True</w:t>
                        </w:r>
                      </w:p>
                    </w:tc>
                  </w:tr>
                  <w:tr w:rsidR="00574A31" w14:paraId="2DFA51EF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728AB662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virtualDn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4E83B66D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  <w:b/>
                            <w:bCs/>
                          </w:rPr>
                          <w:t>cn</w:t>
                        </w:r>
                        <w:proofErr w:type="spellEnd"/>
                        <w:r>
                          <w:rPr>
                            <w:rFonts w:eastAsia="Times New Roman"/>
                            <w:b/>
                            <w:bCs/>
                          </w:rPr>
                          <w:t>=sg-</w:t>
                        </w:r>
                        <w:proofErr w:type="spellStart"/>
                        <w:r>
                          <w:rPr>
                            <w:rFonts w:eastAsia="Times New Roman"/>
                            <w:b/>
                            <w:bCs/>
                          </w:rPr>
                          <w:t>visreadersgroup</w:t>
                        </w:r>
                        <w:proofErr w:type="spellEnd"/>
                        <w:r>
                          <w:rPr>
                            <w:rFonts w:eastAsia="Times New Roman"/>
                            <w:b/>
                            <w:bCs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eastAsia="Times New Roman"/>
                            <w:b/>
                            <w:bCs/>
                          </w:rPr>
                          <w:t>cn</w:t>
                        </w:r>
                        <w:proofErr w:type="spellEnd"/>
                        <w:r>
                          <w:rPr>
                            <w:rFonts w:eastAsia="Times New Roman"/>
                            <w:b/>
                            <w:bCs/>
                          </w:rPr>
                          <w:t xml:space="preserve">=vis static groups, </w:t>
                        </w:r>
                        <w:proofErr w:type="spellStart"/>
                        <w:r>
                          <w:rPr>
                            <w:rFonts w:eastAsia="Times New Roman"/>
                            <w:b/>
                            <w:bCs/>
                          </w:rPr>
                          <w:t>ou</w:t>
                        </w:r>
                        <w:proofErr w:type="spellEnd"/>
                        <w:r>
                          <w:rPr>
                            <w:rFonts w:eastAsia="Times New Roman"/>
                            <w:b/>
                            <w:bCs/>
                          </w:rPr>
                          <w:t>=</w:t>
                        </w:r>
                        <w:proofErr w:type="spellStart"/>
                        <w:r>
                          <w:rPr>
                            <w:rFonts w:eastAsia="Times New Roman"/>
                            <w:b/>
                            <w:bCs/>
                          </w:rPr>
                          <w:t>optimalidm</w:t>
                        </w:r>
                        <w:proofErr w:type="spellEnd"/>
                        <w:r>
                          <w:rPr>
                            <w:rFonts w:eastAsia="Times New Roman"/>
                            <w:b/>
                            <w:bCs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eastAsia="Times New Roman"/>
                            <w:b/>
                            <w:bCs/>
                          </w:rPr>
                          <w:t>ou</w:t>
                        </w:r>
                        <w:proofErr w:type="spellEnd"/>
                        <w:r>
                          <w:rPr>
                            <w:rFonts w:eastAsia="Times New Roman"/>
                            <w:b/>
                            <w:bCs/>
                          </w:rPr>
                          <w:t>=</w:t>
                        </w:r>
                        <w:proofErr w:type="spellStart"/>
                        <w:r>
                          <w:rPr>
                            <w:rFonts w:eastAsia="Times New Roman"/>
                            <w:b/>
                            <w:bCs/>
                          </w:rPr>
                          <w:t>visconfig</w:t>
                        </w:r>
                        <w:proofErr w:type="spellEnd"/>
                        <w:r>
                          <w:rPr>
                            <w:rFonts w:eastAsia="Times New Roman"/>
                            <w:b/>
                            <w:bCs/>
                          </w:rPr>
                          <w:t>, dc=</w:t>
                        </w:r>
                        <w:proofErr w:type="spellStart"/>
                        <w:r>
                          <w:rPr>
                            <w:rFonts w:eastAsia="Times New Roman"/>
                            <w:b/>
                            <w:bCs/>
                          </w:rPr>
                          <w:t>dbb</w:t>
                        </w:r>
                        <w:proofErr w:type="spellEnd"/>
                        <w:r>
                          <w:rPr>
                            <w:rFonts w:eastAsia="Times New Roman"/>
                            <w:b/>
                            <w:bCs/>
                          </w:rPr>
                          <w:t>, dc=local</w:t>
                        </w:r>
                      </w:p>
                    </w:tc>
                  </w:tr>
                  <w:tr w:rsidR="00574A31" w14:paraId="21C30B08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77260B99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anonymousSearchesEnabled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shd w:val="clear" w:color="auto" w:fill="F5F5DC"/>
                        <w:hideMark/>
                      </w:tcPr>
                      <w:p w14:paraId="0997DB41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False</w:t>
                        </w:r>
                      </w:p>
                    </w:tc>
                  </w:tr>
                </w:tbl>
                <w:p w14:paraId="528AF125" w14:textId="77777777" w:rsidR="00574A31" w:rsidRDefault="00574A31">
                  <w:pPr>
                    <w:rPr>
                      <w:rFonts w:eastAsia="Times New Roman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751FDF8" w14:textId="77777777" w:rsidR="00574A31" w:rsidRDefault="00574A31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574A31" w14:paraId="28A5A7D9" w14:textId="77777777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520"/>
                    <w:gridCol w:w="940"/>
                  </w:tblGrid>
                  <w:tr w:rsidR="00574A31" w14:paraId="79B9510A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78ACFF"/>
                        </w:tcBorders>
                        <w:shd w:val="clear" w:color="auto" w:fill="EAF2FF"/>
                        <w:tcMar>
                          <w:top w:w="150" w:type="dxa"/>
                          <w:left w:w="150" w:type="dxa"/>
                          <w:bottom w:w="150" w:type="dxa"/>
                          <w:right w:w="150" w:type="dxa"/>
                        </w:tcMar>
                        <w:hideMark/>
                      </w:tcPr>
                      <w:p w14:paraId="23AB765A" w14:textId="77777777" w:rsidR="00574A31" w:rsidRDefault="00574A31">
                        <w:pPr>
                          <w:rPr>
                            <w:rFonts w:eastAsia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bookmarkStart w:id="97" w:name="#Section:908da865-e9dc-405d-bc98-ae22032"/>
                        <w:bookmarkEnd w:id="97"/>
                        <w:r>
                          <w:rPr>
                            <w:rFonts w:eastAsia="Times New Roman"/>
                            <w:b/>
                            <w:bCs/>
                          </w:rPr>
                          <w:t>ASSOCIATED_BIND_PROFILE Sub Section - AD - Admin Rights</w:t>
                        </w:r>
                      </w:p>
                    </w:tc>
                    <w:tc>
                      <w:tcPr>
                        <w:tcW w:w="0" w:type="auto"/>
                        <w:tcBorders>
                          <w:bottom w:val="single" w:sz="6" w:space="0" w:color="78ACFF"/>
                        </w:tcBorders>
                        <w:shd w:val="clear" w:color="auto" w:fill="EAF2FF"/>
                        <w:tcMar>
                          <w:top w:w="150" w:type="dxa"/>
                          <w:left w:w="150" w:type="dxa"/>
                          <w:bottom w:w="150" w:type="dxa"/>
                          <w:right w:w="150" w:type="dxa"/>
                        </w:tcMar>
                        <w:hideMark/>
                      </w:tcPr>
                      <w:p w14:paraId="03E816A4" w14:textId="77777777" w:rsidR="00574A31" w:rsidRDefault="00574A31">
                        <w:pPr>
                          <w:jc w:val="right"/>
                          <w:rPr>
                            <w:rFonts w:eastAsia="Times New Roman"/>
                            <w:b/>
                            <w:bCs/>
                          </w:rPr>
                        </w:pPr>
                        <w:hyperlink w:anchor="top" w:history="1">
                          <w:r>
                            <w:rPr>
                              <w:rStyle w:val="Hyperlink"/>
                              <w:rFonts w:eastAsia="Times New Roman"/>
                              <w:b/>
                              <w:bCs/>
                            </w:rPr>
                            <w:t>^Top</w:t>
                          </w:r>
                        </w:hyperlink>
                        <w:r>
                          <w:rPr>
                            <w:rFonts w:eastAsia="Times New Roman"/>
                            <w:b/>
                            <w:bCs/>
                          </w:rPr>
                          <w:t xml:space="preserve"> </w:t>
                        </w:r>
                      </w:p>
                    </w:tc>
                  </w:tr>
                  <w:tr w:rsidR="00574A31" w14:paraId="556AE659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340"/>
                          <w:gridCol w:w="3105"/>
                        </w:tblGrid>
                        <w:tr w:rsidR="00574A31" w14:paraId="1700650F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5566E711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name</w:t>
                              </w:r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67BB4985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AD - Admin Rights</w:t>
                              </w:r>
                            </w:p>
                          </w:tc>
                        </w:tr>
                        <w:tr w:rsidR="00574A31" w14:paraId="1985EE11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0531BFF4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description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609D9C66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AD - Admin Rights</w:t>
                              </w:r>
                            </w:p>
                          </w:tc>
                        </w:tr>
                        <w:tr w:rsidR="00574A31" w14:paraId="7E2E826C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420AC310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bindProfileId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31EA2231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Section:98f503ce-d76f-4f57-9347-30285ec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AD - Admin Rights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5CB26CBB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594E5428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visaId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2CFF642A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Section:8bf7c7c0-b9a6-494f-bdc3-2c3aa2d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DBB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6FB06FA1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44023B18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enabled</w:t>
                              </w:r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24A1D68C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True</w:t>
                              </w:r>
                            </w:p>
                          </w:tc>
                        </w:tr>
                        <w:tr w:rsidR="00574A31" w14:paraId="3D4811F2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5EB76B39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filter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3D994DBD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c>
                        </w:tr>
                        <w:tr w:rsidR="00574A31" w14:paraId="7194322D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10E532EE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includedAttributes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43DF88E9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c>
                        </w:tr>
                        <w:tr w:rsidR="00574A31" w14:paraId="45B4892C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5D55D8E3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excludedAttributes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416E7613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c>
                        </w:tr>
                        <w:tr w:rsidR="00574A31" w14:paraId="2B46DAD5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39FF47C2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allowAdd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1170B11A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False</w:t>
                              </w:r>
                            </w:p>
                          </w:tc>
                        </w:tr>
                        <w:tr w:rsidR="00574A31" w14:paraId="3B95BB33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5845F38C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allowCompare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0E9D175B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True</w:t>
                              </w:r>
                            </w:p>
                          </w:tc>
                        </w:tr>
                        <w:tr w:rsidR="00574A31" w14:paraId="5C2C2595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7A3B75C1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allowDelete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56217256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False</w:t>
                              </w:r>
                            </w:p>
                          </w:tc>
                        </w:tr>
                        <w:tr w:rsidR="00574A31" w14:paraId="11EB22F5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24AAA4E4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allowExtendedRequest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4184778D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False</w:t>
                              </w:r>
                            </w:p>
                          </w:tc>
                        </w:tr>
                        <w:tr w:rsidR="00574A31" w14:paraId="782DE634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04A8D677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allowModify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5C385551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False</w:t>
                              </w:r>
                            </w:p>
                          </w:tc>
                        </w:tr>
                        <w:tr w:rsidR="00574A31" w14:paraId="445CE86C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13E55AAB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allowModifyDN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60D41CAC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False</w:t>
                              </w:r>
                            </w:p>
                          </w:tc>
                        </w:tr>
                        <w:tr w:rsidR="00574A31" w14:paraId="4CD08D42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3B4D4D54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lastRenderedPageBreak/>
                                <w:t>allowSearch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1F9C5E0B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True</w:t>
                              </w:r>
                            </w:p>
                          </w:tc>
                        </w:tr>
                      </w:tbl>
                      <w:p w14:paraId="77C7FED4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14:paraId="4E8813C2" w14:textId="77777777" w:rsidR="00574A31" w:rsidRDefault="00574A31">
                        <w:pPr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  <w:tr w:rsidR="00574A31" w14:paraId="6DB0214F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7445"/>
                        </w:tblGrid>
                        <w:tr w:rsidR="00574A31" w14:paraId="6D0354B3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0113BB41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</w:tbl>
                      <w:p w14:paraId="33D537B0" w14:textId="77777777" w:rsidR="00574A31" w:rsidRDefault="00574A31">
                        <w:pPr>
                          <w:rPr>
                            <w:rFonts w:eastAsia="Times New Roman"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14:paraId="15C62618" w14:textId="77777777" w:rsidR="00574A31" w:rsidRDefault="00574A31">
                        <w:pPr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  <w:tr w:rsidR="00574A31" w14:paraId="379F71B6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18FAD58D" w14:textId="77777777" w:rsidR="00574A31" w:rsidRDefault="00574A31">
                        <w:pPr>
                          <w:rPr>
                            <w:rFonts w:eastAsia="Times New Roman"/>
                            <w:color w:val="F7FBFA"/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Times New Roman"/>
                            <w:color w:val="F7FBFA"/>
                          </w:rPr>
                          <w:t>-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14:paraId="69DF53D1" w14:textId="77777777" w:rsidR="00574A31" w:rsidRDefault="00574A31">
                        <w:pPr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  <w:tr w:rsidR="00574A31" w14:paraId="1E9C5D53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78ACFF"/>
                        </w:tcBorders>
                        <w:shd w:val="clear" w:color="auto" w:fill="EAF2FF"/>
                        <w:tcMar>
                          <w:top w:w="150" w:type="dxa"/>
                          <w:left w:w="150" w:type="dxa"/>
                          <w:bottom w:w="150" w:type="dxa"/>
                          <w:right w:w="150" w:type="dxa"/>
                        </w:tcMar>
                        <w:hideMark/>
                      </w:tcPr>
                      <w:p w14:paraId="7ADA2576" w14:textId="77777777" w:rsidR="00574A31" w:rsidRDefault="00574A31">
                        <w:pPr>
                          <w:rPr>
                            <w:rFonts w:eastAsia="Times New Roman"/>
                            <w:b/>
                            <w:bCs/>
                          </w:rPr>
                        </w:pPr>
                        <w:bookmarkStart w:id="98" w:name="#Section:2649d3cc-84e9-4d41-ac16-aeab34b"/>
                        <w:bookmarkEnd w:id="98"/>
                        <w:r>
                          <w:rPr>
                            <w:rFonts w:eastAsia="Times New Roman"/>
                            <w:b/>
                            <w:bCs/>
                          </w:rPr>
                          <w:t>ASSOCIATED_BIND_PROFILE Sub Section - CSODBB - Admin Rights</w:t>
                        </w:r>
                      </w:p>
                    </w:tc>
                    <w:tc>
                      <w:tcPr>
                        <w:tcW w:w="0" w:type="auto"/>
                        <w:tcBorders>
                          <w:bottom w:val="single" w:sz="6" w:space="0" w:color="78ACFF"/>
                        </w:tcBorders>
                        <w:shd w:val="clear" w:color="auto" w:fill="EAF2FF"/>
                        <w:tcMar>
                          <w:top w:w="150" w:type="dxa"/>
                          <w:left w:w="150" w:type="dxa"/>
                          <w:bottom w:w="150" w:type="dxa"/>
                          <w:right w:w="150" w:type="dxa"/>
                        </w:tcMar>
                        <w:hideMark/>
                      </w:tcPr>
                      <w:p w14:paraId="1DDC119C" w14:textId="77777777" w:rsidR="00574A31" w:rsidRDefault="00574A31">
                        <w:pPr>
                          <w:jc w:val="right"/>
                          <w:rPr>
                            <w:rFonts w:eastAsia="Times New Roman"/>
                            <w:b/>
                            <w:bCs/>
                          </w:rPr>
                        </w:pPr>
                        <w:hyperlink w:anchor="top" w:history="1">
                          <w:r>
                            <w:rPr>
                              <w:rStyle w:val="Hyperlink"/>
                              <w:rFonts w:eastAsia="Times New Roman"/>
                              <w:b/>
                              <w:bCs/>
                            </w:rPr>
                            <w:t>^Top</w:t>
                          </w:r>
                        </w:hyperlink>
                        <w:r>
                          <w:rPr>
                            <w:rFonts w:eastAsia="Times New Roman"/>
                            <w:b/>
                            <w:bCs/>
                          </w:rPr>
                          <w:t xml:space="preserve"> </w:t>
                        </w:r>
                      </w:p>
                    </w:tc>
                  </w:tr>
                  <w:tr w:rsidR="00574A31" w14:paraId="6C8177DA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731"/>
                          <w:gridCol w:w="4714"/>
                        </w:tblGrid>
                        <w:tr w:rsidR="00574A31" w14:paraId="5487FDA8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6FB4EFD9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name</w:t>
                              </w:r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0B62489A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CSODBB - Admin Rights</w:t>
                              </w:r>
                            </w:p>
                          </w:tc>
                        </w:tr>
                        <w:tr w:rsidR="00574A31" w14:paraId="0888CF3E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001AFB57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description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2628DBE6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CSODBB - Admin Rights</w:t>
                              </w:r>
                            </w:p>
                          </w:tc>
                        </w:tr>
                        <w:tr w:rsidR="00574A31" w14:paraId="60F33225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0383205E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visaId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587D7B62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Section:a641214b-e6d2-453d-9e36-3677085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CSODBB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7B1E4CD9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6CD7A395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bindProfileId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27AB8BC8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Section:522b5465-e3e0-4bb8-b0bf-148880b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CSODBB Admin Bind Profile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40A19E82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54770ED3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enabled</w:t>
                              </w:r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7680A75D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True</w:t>
                              </w:r>
                            </w:p>
                          </w:tc>
                        </w:tr>
                      </w:tbl>
                      <w:p w14:paraId="134AC7A8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14:paraId="36DA371F" w14:textId="77777777" w:rsidR="00574A31" w:rsidRDefault="00574A31">
                        <w:pPr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  <w:tr w:rsidR="00574A31" w14:paraId="02953FE3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7445"/>
                        </w:tblGrid>
                        <w:tr w:rsidR="00574A31" w14:paraId="4DC83491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3DDFCCFF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</w:tbl>
                      <w:p w14:paraId="14958807" w14:textId="77777777" w:rsidR="00574A31" w:rsidRDefault="00574A31">
                        <w:pPr>
                          <w:rPr>
                            <w:rFonts w:eastAsia="Times New Roman"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14:paraId="479036DB" w14:textId="77777777" w:rsidR="00574A31" w:rsidRDefault="00574A31">
                        <w:pPr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32C09027" w14:textId="77777777" w:rsidR="00574A31" w:rsidRDefault="00574A31">
                  <w:pPr>
                    <w:rPr>
                      <w:rFonts w:eastAsia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066F3DA" w14:textId="77777777" w:rsidR="00574A31" w:rsidRDefault="00574A31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574A31" w14:paraId="0740EDFE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624E567" w14:textId="77777777" w:rsidR="00574A31" w:rsidRDefault="00574A31">
                  <w:pPr>
                    <w:rPr>
                      <w:rFonts w:eastAsia="Times New Roman"/>
                      <w:color w:val="F7FBFA"/>
                      <w:sz w:val="24"/>
                      <w:szCs w:val="24"/>
                    </w:rPr>
                  </w:pPr>
                  <w:r>
                    <w:rPr>
                      <w:rFonts w:eastAsia="Times New Roman"/>
                      <w:color w:val="F7FBFA"/>
                    </w:rPr>
                    <w:lastRenderedPageBreak/>
                    <w:t>-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0819BC1" w14:textId="77777777" w:rsidR="00574A31" w:rsidRDefault="00574A31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574A31" w14:paraId="56A3971D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bottom w:val="single" w:sz="6" w:space="0" w:color="78ACFF"/>
                  </w:tcBorders>
                  <w:shd w:val="clear" w:color="auto" w:fill="EAF2FF"/>
                  <w:tcMar>
                    <w:top w:w="150" w:type="dxa"/>
                    <w:left w:w="150" w:type="dxa"/>
                    <w:bottom w:w="150" w:type="dxa"/>
                    <w:right w:w="150" w:type="dxa"/>
                  </w:tcMar>
                  <w:hideMark/>
                </w:tcPr>
                <w:p w14:paraId="60F6E990" w14:textId="77777777" w:rsidR="00574A31" w:rsidRDefault="00574A31">
                  <w:pPr>
                    <w:rPr>
                      <w:rFonts w:eastAsia="Times New Roman"/>
                      <w:b/>
                      <w:bCs/>
                    </w:rPr>
                  </w:pPr>
                  <w:bookmarkStart w:id="99" w:name="#Section:eb7f1809-e56f-44fb-9cc5-6709e46"/>
                  <w:bookmarkEnd w:id="99"/>
                  <w:r>
                    <w:rPr>
                      <w:rFonts w:eastAsia="Times New Roman"/>
                      <w:b/>
                      <w:bCs/>
                    </w:rPr>
                    <w:t>VIS_LDAP_REQUEST_POSTPROCESSORS Sub Section - VIS Post-Processor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78ACFF"/>
                  </w:tcBorders>
                  <w:shd w:val="clear" w:color="auto" w:fill="EAF2FF"/>
                  <w:tcMar>
                    <w:top w:w="150" w:type="dxa"/>
                    <w:left w:w="150" w:type="dxa"/>
                    <w:bottom w:w="150" w:type="dxa"/>
                    <w:right w:w="150" w:type="dxa"/>
                  </w:tcMar>
                  <w:hideMark/>
                </w:tcPr>
                <w:p w14:paraId="7B6B18CE" w14:textId="77777777" w:rsidR="00574A31" w:rsidRDefault="00574A31">
                  <w:pPr>
                    <w:jc w:val="right"/>
                    <w:rPr>
                      <w:rFonts w:eastAsia="Times New Roman"/>
                      <w:b/>
                      <w:bCs/>
                    </w:rPr>
                  </w:pPr>
                  <w:hyperlink w:anchor="top" w:history="1">
                    <w:r>
                      <w:rPr>
                        <w:rStyle w:val="Hyperlink"/>
                        <w:rFonts w:eastAsia="Times New Roman"/>
                        <w:b/>
                        <w:bCs/>
                      </w:rPr>
                      <w:t>^Top</w:t>
                    </w:r>
                  </w:hyperlink>
                  <w:r>
                    <w:rPr>
                      <w:rFonts w:eastAsia="Times New Roman"/>
                      <w:b/>
                      <w:bCs/>
                    </w:rPr>
                    <w:t xml:space="preserve"> </w:t>
                  </w:r>
                </w:p>
              </w:tc>
            </w:tr>
            <w:tr w:rsidR="00574A31" w14:paraId="331E08C9" w14:textId="77777777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473"/>
                    <w:gridCol w:w="5987"/>
                  </w:tblGrid>
                  <w:tr w:rsidR="00574A31" w14:paraId="4DE94EFF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5CE90C2D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name</w:t>
                        </w:r>
                      </w:p>
                    </w:tc>
                    <w:tc>
                      <w:tcPr>
                        <w:tcW w:w="0" w:type="auto"/>
                        <w:shd w:val="clear" w:color="auto" w:fill="F5F5DC"/>
                        <w:hideMark/>
                      </w:tcPr>
                      <w:p w14:paraId="7384EF9D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VIS Post-Processor</w:t>
                        </w:r>
                      </w:p>
                    </w:tc>
                  </w:tr>
                  <w:tr w:rsidR="00574A31" w14:paraId="66121244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0A887B4F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description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30EF440A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VIS Post-Processor</w:t>
                        </w:r>
                      </w:p>
                    </w:tc>
                  </w:tr>
                  <w:tr w:rsidR="00574A31" w14:paraId="08DD13F2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5E53A45A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enabled</w:t>
                        </w:r>
                      </w:p>
                    </w:tc>
                    <w:tc>
                      <w:tcPr>
                        <w:tcW w:w="0" w:type="auto"/>
                        <w:shd w:val="clear" w:color="auto" w:fill="F5F5DC"/>
                        <w:hideMark/>
                      </w:tcPr>
                      <w:p w14:paraId="49D4EEE1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False</w:t>
                        </w:r>
                      </w:p>
                    </w:tc>
                  </w:tr>
                  <w:tr w:rsidR="00574A31" w14:paraId="7F95B2F2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2452D51A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addEnabled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18C6040A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False</w:t>
                        </w:r>
                      </w:p>
                    </w:tc>
                  </w:tr>
                  <w:tr w:rsidR="00574A31" w14:paraId="53D4DF2F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2CFEDA69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bindEnabled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shd w:val="clear" w:color="auto" w:fill="F5F5DC"/>
                        <w:hideMark/>
                      </w:tcPr>
                      <w:p w14:paraId="480DC895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False</w:t>
                        </w:r>
                      </w:p>
                    </w:tc>
                  </w:tr>
                  <w:tr w:rsidR="00574A31" w14:paraId="5191B262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2882ECDC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compareEnabled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41C58525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False</w:t>
                        </w:r>
                      </w:p>
                    </w:tc>
                  </w:tr>
                  <w:tr w:rsidR="00574A31" w14:paraId="3645C077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5D75408D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deleteEnabled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shd w:val="clear" w:color="auto" w:fill="F5F5DC"/>
                        <w:hideMark/>
                      </w:tcPr>
                      <w:p w14:paraId="763A5116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False</w:t>
                        </w:r>
                      </w:p>
                    </w:tc>
                  </w:tr>
                  <w:tr w:rsidR="00574A31" w14:paraId="1A594D3F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2CF5584B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modifyEnabled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5B48FE86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False</w:t>
                        </w:r>
                      </w:p>
                    </w:tc>
                  </w:tr>
                  <w:tr w:rsidR="00574A31" w14:paraId="50F18D2F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6EF5394F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modifyDNEnabled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shd w:val="clear" w:color="auto" w:fill="F5F5DC"/>
                        <w:hideMark/>
                      </w:tcPr>
                      <w:p w14:paraId="50A47A38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False</w:t>
                        </w:r>
                      </w:p>
                    </w:tc>
                  </w:tr>
                  <w:tr w:rsidR="00574A31" w14:paraId="2A5A3C69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5DC231EB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searchEnabled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7E01E925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True</w:t>
                        </w:r>
                      </w:p>
                    </w:tc>
                  </w:tr>
                  <w:tr w:rsidR="00574A31" w14:paraId="79BD46A7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62CC474F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lastRenderedPageBreak/>
                          <w:t>postProcessorDllName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shd w:val="clear" w:color="auto" w:fill="F5F5DC"/>
                        <w:hideMark/>
                      </w:tcPr>
                      <w:p w14:paraId="51D88042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 xml:space="preserve">e:\program files\optimal </w:t>
                        </w:r>
                        <w:proofErr w:type="spellStart"/>
                        <w:r>
                          <w:rPr>
                            <w:rFonts w:eastAsia="Times New Roman"/>
                            <w:b/>
                            <w:bCs/>
                          </w:rPr>
                          <w:t>idm</w:t>
                        </w:r>
                        <w:proofErr w:type="spellEnd"/>
                        <w:r>
                          <w:rPr>
                            <w:rFonts w:eastAsia="Times New Roman"/>
                            <w:b/>
                            <w:bCs/>
                          </w:rPr>
                          <w:t>\virtual identity server\bin\OptimalIdM.VIS.DynamicPrePostProcessor.dll</w:t>
                        </w:r>
                      </w:p>
                    </w:tc>
                  </w:tr>
                  <w:tr w:rsidR="00574A31" w14:paraId="539AB0AF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6D4C7D56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postProcessorClassName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2A713212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OptimalIdM.VIS.</w:t>
                        </w:r>
                        <w:proofErr w:type="spellStart"/>
                        <w:r>
                          <w:rPr>
                            <w:rFonts w:eastAsia="Times New Roman"/>
                            <w:b/>
                            <w:bCs/>
                          </w:rPr>
                          <w:t>DynamicPrePostProcessor</w:t>
                        </w:r>
                        <w:proofErr w:type="spellEnd"/>
                        <w:r>
                          <w:rPr>
                            <w:rFonts w:eastAsia="Times New Roman"/>
                            <w:b/>
                            <w:bCs/>
                          </w:rPr>
                          <w:t>._</w:t>
                        </w:r>
                        <w:proofErr w:type="spellStart"/>
                        <w:r>
                          <w:rPr>
                            <w:rFonts w:eastAsia="Times New Roman"/>
                            <w:b/>
                            <w:bCs/>
                          </w:rPr>
                          <w:t>PostProcessorEx</w:t>
                        </w:r>
                        <w:proofErr w:type="spellEnd"/>
                      </w:p>
                    </w:tc>
                  </w:tr>
                  <w:tr w:rsidR="00574A31" w14:paraId="39F9C429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707902BC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codeFilePath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shd w:val="clear" w:color="auto" w:fill="F5F5DC"/>
                        <w:hideMark/>
                      </w:tcPr>
                      <w:p w14:paraId="6D6AEC57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E:\Program Files\Optimal IdM\Virtual Identity Server\Extensibility\DynamicPrePostProcessor\PrePostProcessorEx.cs</w:t>
                        </w:r>
                      </w:p>
                    </w:tc>
                  </w:tr>
                  <w:tr w:rsidR="00574A31" w14:paraId="7DEC5612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3DE72ACB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extendedRequestEnabled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686175AD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False</w:t>
                        </w:r>
                      </w:p>
                    </w:tc>
                  </w:tr>
                </w:tbl>
                <w:p w14:paraId="6EAEE3C7" w14:textId="77777777" w:rsidR="00574A31" w:rsidRDefault="00574A31">
                  <w:pPr>
                    <w:rPr>
                      <w:rFonts w:eastAsia="Times New Roman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6653138" w14:textId="77777777" w:rsidR="00574A31" w:rsidRDefault="00574A31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574A31" w14:paraId="3C8C7683" w14:textId="77777777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460"/>
                  </w:tblGrid>
                  <w:tr w:rsidR="00574A31" w14:paraId="20F0CB47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243DFE3" w14:textId="77777777" w:rsidR="00574A31" w:rsidRDefault="00574A31">
                        <w:pPr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50B32507" w14:textId="77777777" w:rsidR="00574A31" w:rsidRDefault="00574A31">
                  <w:pPr>
                    <w:rPr>
                      <w:rFonts w:eastAsia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3A06D44" w14:textId="77777777" w:rsidR="00574A31" w:rsidRDefault="00574A31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574A31" w14:paraId="7619BB73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3AB4AE4" w14:textId="77777777" w:rsidR="00574A31" w:rsidRDefault="00574A31">
                  <w:pPr>
                    <w:rPr>
                      <w:rFonts w:eastAsia="Times New Roman"/>
                      <w:color w:val="F7FBFA"/>
                      <w:sz w:val="24"/>
                      <w:szCs w:val="24"/>
                    </w:rPr>
                  </w:pPr>
                  <w:r>
                    <w:rPr>
                      <w:rFonts w:eastAsia="Times New Roman"/>
                      <w:color w:val="F7FBFA"/>
                    </w:rPr>
                    <w:t>-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D64FBBA" w14:textId="77777777" w:rsidR="00574A31" w:rsidRDefault="00574A31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574A31" w14:paraId="21F593BC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bottom w:val="single" w:sz="6" w:space="0" w:color="78ACFF"/>
                  </w:tcBorders>
                  <w:shd w:val="clear" w:color="auto" w:fill="EAF2FF"/>
                  <w:tcMar>
                    <w:top w:w="150" w:type="dxa"/>
                    <w:left w:w="150" w:type="dxa"/>
                    <w:bottom w:w="150" w:type="dxa"/>
                    <w:right w:w="150" w:type="dxa"/>
                  </w:tcMar>
                  <w:hideMark/>
                </w:tcPr>
                <w:p w14:paraId="54392369" w14:textId="77777777" w:rsidR="00574A31" w:rsidRDefault="00574A31">
                  <w:pPr>
                    <w:rPr>
                      <w:rFonts w:eastAsia="Times New Roman"/>
                      <w:b/>
                      <w:bCs/>
                    </w:rPr>
                  </w:pPr>
                  <w:bookmarkStart w:id="100" w:name="#Section:4187263d-959f-4056-84c9-2f53a38"/>
                  <w:bookmarkEnd w:id="100"/>
                  <w:r>
                    <w:rPr>
                      <w:rFonts w:eastAsia="Times New Roman"/>
                      <w:b/>
                      <w:bCs/>
                    </w:rPr>
                    <w:t>VIS_LDAP_REQUEST_PREPROCESSORS Sub Section - VIS Pre-Processor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78ACFF"/>
                  </w:tcBorders>
                  <w:shd w:val="clear" w:color="auto" w:fill="EAF2FF"/>
                  <w:tcMar>
                    <w:top w:w="150" w:type="dxa"/>
                    <w:left w:w="150" w:type="dxa"/>
                    <w:bottom w:w="150" w:type="dxa"/>
                    <w:right w:w="150" w:type="dxa"/>
                  </w:tcMar>
                  <w:hideMark/>
                </w:tcPr>
                <w:p w14:paraId="2F105E12" w14:textId="77777777" w:rsidR="00574A31" w:rsidRDefault="00574A31">
                  <w:pPr>
                    <w:jc w:val="right"/>
                    <w:rPr>
                      <w:rFonts w:eastAsia="Times New Roman"/>
                      <w:b/>
                      <w:bCs/>
                    </w:rPr>
                  </w:pPr>
                  <w:hyperlink w:anchor="top" w:history="1">
                    <w:r>
                      <w:rPr>
                        <w:rStyle w:val="Hyperlink"/>
                        <w:rFonts w:eastAsia="Times New Roman"/>
                        <w:b/>
                        <w:bCs/>
                      </w:rPr>
                      <w:t>^Top</w:t>
                    </w:r>
                  </w:hyperlink>
                  <w:r>
                    <w:rPr>
                      <w:rFonts w:eastAsia="Times New Roman"/>
                      <w:b/>
                      <w:bCs/>
                    </w:rPr>
                    <w:t xml:space="preserve"> </w:t>
                  </w:r>
                </w:p>
              </w:tc>
            </w:tr>
            <w:tr w:rsidR="00574A31" w14:paraId="29114287" w14:textId="77777777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584"/>
                    <w:gridCol w:w="3876"/>
                  </w:tblGrid>
                  <w:tr w:rsidR="00574A31" w14:paraId="405C5C90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653159CD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name</w:t>
                        </w:r>
                      </w:p>
                    </w:tc>
                    <w:tc>
                      <w:tcPr>
                        <w:tcW w:w="0" w:type="auto"/>
                        <w:shd w:val="clear" w:color="auto" w:fill="F5F5DC"/>
                        <w:hideMark/>
                      </w:tcPr>
                      <w:p w14:paraId="314F0AC1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VIS Pre-Processor</w:t>
                        </w:r>
                      </w:p>
                    </w:tc>
                  </w:tr>
                  <w:tr w:rsidR="00574A31" w14:paraId="71FE448B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3257E0F9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description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705E7012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VIS Pre-Processor</w:t>
                        </w:r>
                      </w:p>
                    </w:tc>
                  </w:tr>
                  <w:tr w:rsidR="00574A31" w14:paraId="66C43777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429878D0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enabled</w:t>
                        </w:r>
                      </w:p>
                    </w:tc>
                    <w:tc>
                      <w:tcPr>
                        <w:tcW w:w="0" w:type="auto"/>
                        <w:shd w:val="clear" w:color="auto" w:fill="F5F5DC"/>
                        <w:hideMark/>
                      </w:tcPr>
                      <w:p w14:paraId="6E5FA830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False</w:t>
                        </w:r>
                      </w:p>
                    </w:tc>
                  </w:tr>
                  <w:tr w:rsidR="00574A31" w14:paraId="541E39B4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1090BE27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addEnabled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1BDBA38E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False</w:t>
                        </w:r>
                      </w:p>
                    </w:tc>
                  </w:tr>
                  <w:tr w:rsidR="00574A31" w14:paraId="6578AA98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2698944C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bindEnabled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shd w:val="clear" w:color="auto" w:fill="F5F5DC"/>
                        <w:hideMark/>
                      </w:tcPr>
                      <w:p w14:paraId="467DDC49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False</w:t>
                        </w:r>
                      </w:p>
                    </w:tc>
                  </w:tr>
                  <w:tr w:rsidR="00574A31" w14:paraId="38077B90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61356D65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compareEnabled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59B2B646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False</w:t>
                        </w:r>
                      </w:p>
                    </w:tc>
                  </w:tr>
                  <w:tr w:rsidR="00574A31" w14:paraId="3AD9BEFB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121C1EE1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deleteEnabled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shd w:val="clear" w:color="auto" w:fill="F5F5DC"/>
                        <w:hideMark/>
                      </w:tcPr>
                      <w:p w14:paraId="5BD94FDD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False</w:t>
                        </w:r>
                      </w:p>
                    </w:tc>
                  </w:tr>
                  <w:tr w:rsidR="00574A31" w14:paraId="7F7D98F4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4E807A06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modifyEnabled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31D62607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False</w:t>
                        </w:r>
                      </w:p>
                    </w:tc>
                  </w:tr>
                  <w:tr w:rsidR="00574A31" w14:paraId="1639A74E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1061D49C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modifyDNEnabled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shd w:val="clear" w:color="auto" w:fill="F5F5DC"/>
                        <w:hideMark/>
                      </w:tcPr>
                      <w:p w14:paraId="142623D7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False</w:t>
                        </w:r>
                      </w:p>
                    </w:tc>
                  </w:tr>
                  <w:tr w:rsidR="00574A31" w14:paraId="18E88D4A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3CD417A7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</w:rPr>
                          <w:t>searchEnabled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2F9C43FA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False</w:t>
                        </w:r>
                      </w:p>
                    </w:tc>
                  </w:tr>
                </w:tbl>
                <w:p w14:paraId="2C80FD97" w14:textId="77777777" w:rsidR="00574A31" w:rsidRDefault="00574A31">
                  <w:pPr>
                    <w:rPr>
                      <w:rFonts w:eastAsia="Times New Roman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B8D5C0D" w14:textId="77777777" w:rsidR="00574A31" w:rsidRDefault="00574A31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574A31" w14:paraId="26D7D4E0" w14:textId="77777777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460"/>
                  </w:tblGrid>
                  <w:tr w:rsidR="00574A31" w14:paraId="19214966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16320CC9" w14:textId="77777777" w:rsidR="00574A31" w:rsidRDefault="00574A31">
                        <w:pPr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2D098162" w14:textId="77777777" w:rsidR="00574A31" w:rsidRDefault="00574A31">
                  <w:pPr>
                    <w:rPr>
                      <w:rFonts w:eastAsia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0B55056" w14:textId="77777777" w:rsidR="00574A31" w:rsidRDefault="00574A31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574A31" w14:paraId="0BEC3A1A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10E62DA" w14:textId="77777777" w:rsidR="00574A31" w:rsidRDefault="00574A31">
                  <w:pPr>
                    <w:rPr>
                      <w:rFonts w:eastAsia="Times New Roman"/>
                      <w:color w:val="F7FBFA"/>
                      <w:sz w:val="24"/>
                      <w:szCs w:val="24"/>
                    </w:rPr>
                  </w:pPr>
                  <w:r>
                    <w:rPr>
                      <w:rFonts w:eastAsia="Times New Roman"/>
                      <w:color w:val="F7FBFA"/>
                    </w:rPr>
                    <w:t>-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FF317FD" w14:textId="77777777" w:rsidR="00574A31" w:rsidRDefault="00574A31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574A31" w14:paraId="15DE2F5D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bottom w:val="single" w:sz="6" w:space="0" w:color="78ACFF"/>
                  </w:tcBorders>
                  <w:shd w:val="clear" w:color="auto" w:fill="EAF2FF"/>
                  <w:tcMar>
                    <w:top w:w="150" w:type="dxa"/>
                    <w:left w:w="150" w:type="dxa"/>
                    <w:bottom w:w="150" w:type="dxa"/>
                    <w:right w:w="150" w:type="dxa"/>
                  </w:tcMar>
                  <w:hideMark/>
                </w:tcPr>
                <w:p w14:paraId="007DAE39" w14:textId="77777777" w:rsidR="00574A31" w:rsidRDefault="00574A31">
                  <w:pPr>
                    <w:rPr>
                      <w:rFonts w:eastAsia="Times New Roman"/>
                      <w:b/>
                      <w:bCs/>
                    </w:rPr>
                  </w:pPr>
                  <w:bookmarkStart w:id="101" w:name="#Section:d402c775-c380-4d2b-8db3-16e6c99"/>
                  <w:bookmarkEnd w:id="101"/>
                  <w:r>
                    <w:rPr>
                      <w:rFonts w:eastAsia="Times New Roman"/>
                      <w:b/>
                      <w:bCs/>
                    </w:rPr>
                    <w:lastRenderedPageBreak/>
                    <w:t>VISA_SET Sub Section - Primary VISA Set</w:t>
                  </w:r>
                </w:p>
              </w:tc>
              <w:tc>
                <w:tcPr>
                  <w:tcW w:w="0" w:type="auto"/>
                  <w:tcBorders>
                    <w:bottom w:val="single" w:sz="6" w:space="0" w:color="78ACFF"/>
                  </w:tcBorders>
                  <w:shd w:val="clear" w:color="auto" w:fill="EAF2FF"/>
                  <w:tcMar>
                    <w:top w:w="150" w:type="dxa"/>
                    <w:left w:w="150" w:type="dxa"/>
                    <w:bottom w:w="150" w:type="dxa"/>
                    <w:right w:w="150" w:type="dxa"/>
                  </w:tcMar>
                  <w:hideMark/>
                </w:tcPr>
                <w:p w14:paraId="70916BB7" w14:textId="77777777" w:rsidR="00574A31" w:rsidRDefault="00574A31">
                  <w:pPr>
                    <w:jc w:val="right"/>
                    <w:rPr>
                      <w:rFonts w:eastAsia="Times New Roman"/>
                      <w:b/>
                      <w:bCs/>
                    </w:rPr>
                  </w:pPr>
                  <w:hyperlink w:anchor="top" w:history="1">
                    <w:r>
                      <w:rPr>
                        <w:rStyle w:val="Hyperlink"/>
                        <w:rFonts w:eastAsia="Times New Roman"/>
                        <w:b/>
                        <w:bCs/>
                      </w:rPr>
                      <w:t>^Top</w:t>
                    </w:r>
                  </w:hyperlink>
                  <w:r>
                    <w:rPr>
                      <w:rFonts w:eastAsia="Times New Roman"/>
                      <w:b/>
                      <w:bCs/>
                    </w:rPr>
                    <w:t xml:space="preserve"> </w:t>
                  </w:r>
                </w:p>
              </w:tc>
            </w:tr>
            <w:tr w:rsidR="00574A31" w14:paraId="3E0DD5D5" w14:textId="77777777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870"/>
                    <w:gridCol w:w="4590"/>
                  </w:tblGrid>
                  <w:tr w:rsidR="00574A31" w14:paraId="69D61E6C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07CBC6C0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name</w:t>
                        </w:r>
                      </w:p>
                    </w:tc>
                    <w:tc>
                      <w:tcPr>
                        <w:tcW w:w="0" w:type="auto"/>
                        <w:shd w:val="clear" w:color="auto" w:fill="F5F5DC"/>
                        <w:hideMark/>
                      </w:tcPr>
                      <w:p w14:paraId="2F945D90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Primary VISA Set</w:t>
                        </w:r>
                      </w:p>
                    </w:tc>
                  </w:tr>
                  <w:tr w:rsidR="00574A31" w14:paraId="4B386473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565A0F84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description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58122593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Primary VISA Set</w:t>
                        </w:r>
                      </w:p>
                    </w:tc>
                  </w:tr>
                  <w:tr w:rsidR="00574A31" w14:paraId="21116816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4D7266C5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enabled</w:t>
                        </w:r>
                      </w:p>
                    </w:tc>
                    <w:tc>
                      <w:tcPr>
                        <w:tcW w:w="0" w:type="auto"/>
                        <w:shd w:val="clear" w:color="auto" w:fill="F5F5DC"/>
                        <w:hideMark/>
                      </w:tcPr>
                      <w:p w14:paraId="38DD68FC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True</w:t>
                        </w:r>
                      </w:p>
                    </w:tc>
                  </w:tr>
                </w:tbl>
                <w:p w14:paraId="33D2D3FB" w14:textId="77777777" w:rsidR="00574A31" w:rsidRDefault="00574A31">
                  <w:pPr>
                    <w:rPr>
                      <w:rFonts w:eastAsia="Times New Roman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A1B22AB" w14:textId="77777777" w:rsidR="00574A31" w:rsidRDefault="00574A31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574A31" w14:paraId="16255069" w14:textId="77777777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725"/>
                    <w:gridCol w:w="735"/>
                  </w:tblGrid>
                  <w:tr w:rsidR="00574A31" w14:paraId="68406479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78ACFF"/>
                        </w:tcBorders>
                        <w:shd w:val="clear" w:color="auto" w:fill="EAF2FF"/>
                        <w:tcMar>
                          <w:top w:w="150" w:type="dxa"/>
                          <w:left w:w="150" w:type="dxa"/>
                          <w:bottom w:w="150" w:type="dxa"/>
                          <w:right w:w="150" w:type="dxa"/>
                        </w:tcMar>
                        <w:hideMark/>
                      </w:tcPr>
                      <w:p w14:paraId="33D132CF" w14:textId="77777777" w:rsidR="00574A31" w:rsidRDefault="00574A31">
                        <w:pPr>
                          <w:rPr>
                            <w:rFonts w:eastAsia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bookmarkStart w:id="102" w:name="#Section:1e03af19-69ea-46b0-a3f8-3dcc760"/>
                        <w:bookmarkEnd w:id="102"/>
                        <w:r>
                          <w:rPr>
                            <w:rFonts w:eastAsia="Times New Roman"/>
                            <w:b/>
                            <w:bCs/>
                          </w:rPr>
                          <w:t>JOIN_ATTRIBUTE Sub Section - user Join Attribute</w:t>
                        </w:r>
                      </w:p>
                    </w:tc>
                    <w:tc>
                      <w:tcPr>
                        <w:tcW w:w="0" w:type="auto"/>
                        <w:tcBorders>
                          <w:bottom w:val="single" w:sz="6" w:space="0" w:color="78ACFF"/>
                        </w:tcBorders>
                        <w:shd w:val="clear" w:color="auto" w:fill="EAF2FF"/>
                        <w:tcMar>
                          <w:top w:w="150" w:type="dxa"/>
                          <w:left w:w="150" w:type="dxa"/>
                          <w:bottom w:w="150" w:type="dxa"/>
                          <w:right w:w="150" w:type="dxa"/>
                        </w:tcMar>
                        <w:hideMark/>
                      </w:tcPr>
                      <w:p w14:paraId="7B96EE49" w14:textId="77777777" w:rsidR="00574A31" w:rsidRDefault="00574A31">
                        <w:pPr>
                          <w:jc w:val="right"/>
                          <w:rPr>
                            <w:rFonts w:eastAsia="Times New Roman"/>
                            <w:b/>
                            <w:bCs/>
                          </w:rPr>
                        </w:pPr>
                        <w:hyperlink w:anchor="top" w:history="1">
                          <w:r>
                            <w:rPr>
                              <w:rStyle w:val="Hyperlink"/>
                              <w:rFonts w:eastAsia="Times New Roman"/>
                              <w:b/>
                              <w:bCs/>
                            </w:rPr>
                            <w:t>^Top</w:t>
                          </w:r>
                        </w:hyperlink>
                        <w:r>
                          <w:rPr>
                            <w:rFonts w:eastAsia="Times New Roman"/>
                            <w:b/>
                            <w:bCs/>
                          </w:rPr>
                          <w:t xml:space="preserve"> </w:t>
                        </w:r>
                      </w:p>
                    </w:tc>
                  </w:tr>
                  <w:tr w:rsidR="00574A31" w14:paraId="622CA136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319"/>
                          <w:gridCol w:w="4331"/>
                        </w:tblGrid>
                        <w:tr w:rsidR="00574A31" w14:paraId="117FC906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095B5CD6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name</w:t>
                              </w:r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11054048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user Join Attribute</w:t>
                              </w:r>
                            </w:p>
                          </w:tc>
                        </w:tr>
                        <w:tr w:rsidR="00574A31" w14:paraId="53A81EA9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6E4FADDD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description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01CDEA74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user Join Attribute</w:t>
                              </w:r>
                            </w:p>
                          </w:tc>
                        </w:tr>
                        <w:tr w:rsidR="00574A31" w14:paraId="639B0D31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73AD0DEA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objectClass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50FBB6A7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user</w:t>
                              </w:r>
                            </w:p>
                          </w:tc>
                        </w:tr>
                        <w:tr w:rsidR="00574A31" w14:paraId="429D2BE2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4E55F98D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enabled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53536D83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True</w:t>
                              </w:r>
                            </w:p>
                          </w:tc>
                        </w:tr>
                      </w:tbl>
                      <w:p w14:paraId="22A94928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14:paraId="53684505" w14:textId="77777777" w:rsidR="00574A31" w:rsidRDefault="00574A31">
                        <w:pPr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  <w:tr w:rsidR="00574A31" w14:paraId="436B7612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850"/>
                          <w:gridCol w:w="800"/>
                        </w:tblGrid>
                        <w:tr w:rsidR="00574A31" w14:paraId="0F485756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653190FF" w14:textId="77777777" w:rsidR="00574A31" w:rsidRDefault="00574A31">
                              <w:pPr>
                                <w:rPr>
                                  <w:rFonts w:eastAsia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bookmarkStart w:id="103" w:name="#Section:85936b87-187e-4609-9c23-a54df3a"/>
                              <w:bookmarkEnd w:id="103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ATTRIBUTE Sub Section - Join Attribute - DBB / 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sAMAccountName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3994748F" w14:textId="77777777" w:rsidR="00574A31" w:rsidRDefault="00574A31">
                              <w:pPr>
                                <w:jc w:val="right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top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^Top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5B99C714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086"/>
                                <w:gridCol w:w="4689"/>
                              </w:tblGrid>
                              <w:tr w:rsidR="00574A31" w14:paraId="01E99F32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654B395C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name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11E46454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 xml:space="preserve">Join Attribute - DBB / 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sAMAccountName</w:t>
                                    </w:r>
                                    <w:proofErr w:type="spellEnd"/>
                                  </w:p>
                                </w:tc>
                              </w:tr>
                              <w:tr w:rsidR="00574A31" w14:paraId="384ADBCF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7A8CE8DF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description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0ACEBD8F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 xml:space="preserve">Join Attribute - DBB / 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sAMAccountName</w:t>
                                    </w:r>
                                    <w:proofErr w:type="spellEnd"/>
                                  </w:p>
                                </w:tc>
                              </w:tr>
                              <w:tr w:rsidR="00574A31" w14:paraId="4EC806C5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2ADF6B44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visaId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5822EC17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hyperlink w:anchor="Section:8bf7c7c0-b9a6-494f-bdc3-2c3aa2d" w:history="1">
                                      <w:r>
                                        <w:rPr>
                                          <w:rStyle w:val="Hyperlink"/>
                                          <w:rFonts w:eastAsia="Times New Roman"/>
                                          <w:b/>
                                          <w:bCs/>
                                        </w:rPr>
                                        <w:t>DBB</w:t>
                                      </w:r>
                                    </w:hyperlink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 xml:space="preserve"> </w:t>
                                    </w:r>
                                  </w:p>
                                </w:tc>
                              </w:tr>
                              <w:tr w:rsidR="00574A31" w14:paraId="010880BA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6AB89A4A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attributeName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47040A35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sAMAccountName</w:t>
                                    </w:r>
                                    <w:proofErr w:type="spellEnd"/>
                                  </w:p>
                                </w:tc>
                              </w:tr>
                              <w:tr w:rsidR="00574A31" w14:paraId="5B743DA8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3E3F2182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enabled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16F54C13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</w:tbl>
                            <w:p w14:paraId="156E3E2F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415456FC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43F1F003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775"/>
                              </w:tblGrid>
                              <w:tr w:rsidR="00574A31" w14:paraId="39ECCC3C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357739AF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C63F595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31D14287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52FD0279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33917B0F" w14:textId="77777777" w:rsidR="00574A31" w:rsidRDefault="00574A31">
                              <w:pPr>
                                <w:rPr>
                                  <w:rFonts w:eastAsia="Times New Roman"/>
                                  <w:color w:val="F7FBFA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Times New Roman"/>
                                  <w:color w:val="F7FBFA"/>
                                </w:rPr>
                                <w:t>-</w: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6F2AAB5D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3892DCAE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4F54C72E" w14:textId="77777777" w:rsidR="00574A31" w:rsidRDefault="00574A31">
                              <w:pPr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bookmarkStart w:id="104" w:name="#Section:bf5d0a4f-36ac-41da-b876-557170e"/>
                              <w:bookmarkEnd w:id="104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ATTRIBUTE Sub Section - Join Attribute - CSODBB / 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adminDisplayName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026A06C8" w14:textId="77777777" w:rsidR="00574A31" w:rsidRDefault="00574A31">
                              <w:pPr>
                                <w:jc w:val="right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top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^Top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7DB314BA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928"/>
                                <w:gridCol w:w="4847"/>
                              </w:tblGrid>
                              <w:tr w:rsidR="00574A31" w14:paraId="01112D9C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7528D7A0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name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3AE512DB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 xml:space="preserve">Join Attribute - CSODBB / 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adminDisplayName</w:t>
                                    </w:r>
                                    <w:proofErr w:type="spellEnd"/>
                                  </w:p>
                                </w:tc>
                              </w:tr>
                              <w:tr w:rsidR="00574A31" w14:paraId="414C6D02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0B0F692E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description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6942C354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 xml:space="preserve">Join Attribute - CSODBB / 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adminDisplayName</w:t>
                                    </w:r>
                                    <w:proofErr w:type="spellEnd"/>
                                  </w:p>
                                </w:tc>
                              </w:tr>
                              <w:tr w:rsidR="00574A31" w14:paraId="4A92F152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2BFEAEB5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lastRenderedPageBreak/>
                                      <w:t>visaId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64812C72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hyperlink w:anchor="Section:a641214b-e6d2-453d-9e36-3677085" w:history="1">
                                      <w:r>
                                        <w:rPr>
                                          <w:rStyle w:val="Hyperlink"/>
                                          <w:rFonts w:eastAsia="Times New Roman"/>
                                          <w:b/>
                                          <w:bCs/>
                                        </w:rPr>
                                        <w:t>CSODBB</w:t>
                                      </w:r>
                                    </w:hyperlink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 xml:space="preserve"> </w:t>
                                    </w:r>
                                  </w:p>
                                </w:tc>
                              </w:tr>
                              <w:tr w:rsidR="00574A31" w14:paraId="108EFC4D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0240C3D0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attributeName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09A4C10E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name</w:t>
                                    </w:r>
                                  </w:p>
                                </w:tc>
                              </w:tr>
                              <w:tr w:rsidR="00574A31" w14:paraId="7A4F2952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5871C1A5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enabled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1F1EC3ED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</w:tbl>
                            <w:p w14:paraId="49F120E8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42883055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040969BA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975"/>
                                <w:gridCol w:w="800"/>
                              </w:tblGrid>
                              <w:tr w:rsidR="00574A31" w14:paraId="3A5592FC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78ACFF"/>
                                    </w:tcBorders>
                                    <w:shd w:val="clear" w:color="auto" w:fill="EAF2FF"/>
                                    <w:tcMar>
                                      <w:top w:w="150" w:type="dxa"/>
                                      <w:left w:w="150" w:type="dxa"/>
                                      <w:bottom w:w="150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5A2F1A55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b/>
                                        <w:bCs/>
                                        <w:sz w:val="24"/>
                                        <w:szCs w:val="24"/>
                                      </w:rPr>
                                    </w:pPr>
                                    <w:bookmarkStart w:id="105" w:name="#Section:aebcfef7-c64e-4f8a-aec9-afd185a"/>
                                    <w:bookmarkEnd w:id="105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lastRenderedPageBreak/>
                                      <w:t>JOIN_TO_ATTRIBUTE Sub Section - Join From [CSODBB] to [DBB]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78ACFF"/>
                                    </w:tcBorders>
                                    <w:shd w:val="clear" w:color="auto" w:fill="EAF2FF"/>
                                    <w:tcMar>
                                      <w:top w:w="150" w:type="dxa"/>
                                      <w:left w:w="150" w:type="dxa"/>
                                      <w:bottom w:w="150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5C1204F8" w14:textId="77777777" w:rsidR="00574A31" w:rsidRDefault="00574A31">
                                    <w:pPr>
                                      <w:jc w:val="right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hyperlink w:anchor="top" w:history="1">
                                      <w:r>
                                        <w:rPr>
                                          <w:rStyle w:val="Hyperlink"/>
                                          <w:rFonts w:eastAsia="Times New Roman"/>
                                          <w:b/>
                                          <w:bCs/>
                                        </w:rPr>
                                        <w:t>^Top</w:t>
                                      </w:r>
                                    </w:hyperlink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 xml:space="preserve"> </w:t>
                                    </w:r>
                                  </w:p>
                                </w:tc>
                              </w:tr>
                              <w:tr w:rsidR="00574A31" w14:paraId="38C37C05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15" w:type="dxa"/>
                                      <w:tblCellMar>
                                        <w:top w:w="15" w:type="dxa"/>
                                        <w:left w:w="15" w:type="dxa"/>
                                        <w:bottom w:w="15" w:type="dxa"/>
                                        <w:right w:w="15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1949"/>
                                      <w:gridCol w:w="3951"/>
                                    </w:tblGrid>
                                    <w:tr w:rsidR="00574A31" w14:paraId="7425649D" w14:textId="77777777">
                                      <w:trPr>
                                        <w:tblCellSpacing w:w="15" w:type="dxa"/>
                                      </w:trPr>
                                      <w:tc>
                                        <w:tcPr>
                                          <w:tcW w:w="0" w:type="auto"/>
                                          <w:tcBorders>
                                            <w:bottom w:val="single" w:sz="6" w:space="0" w:color="666666"/>
                                            <w:right w:val="single" w:sz="6" w:space="0" w:color="666666"/>
                                          </w:tcBorders>
                                          <w:shd w:val="clear" w:color="auto" w:fill="CCCCCC"/>
                                          <w:noWrap/>
                                          <w:tcMar>
                                            <w:top w:w="15" w:type="dxa"/>
                                            <w:left w:w="150" w:type="dxa"/>
                                            <w:bottom w:w="15" w:type="dxa"/>
                                            <w:right w:w="150" w:type="dxa"/>
                                          </w:tcMar>
                                          <w:hideMark/>
                                        </w:tcPr>
                                        <w:p w14:paraId="7FF48ECE" w14:textId="77777777" w:rsidR="00574A31" w:rsidRDefault="00574A31">
                                          <w:pPr>
                                            <w:rPr>
                                              <w:rFonts w:eastAsia="Times New Roman"/>
                                            </w:rPr>
                                          </w:pPr>
                                          <w:r>
                                            <w:rPr>
                                              <w:rFonts w:eastAsia="Times New Roman"/>
                                            </w:rPr>
                                            <w:t>name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shd w:val="clear" w:color="auto" w:fill="F5F5DC"/>
                                          <w:hideMark/>
                                        </w:tcPr>
                                        <w:p w14:paraId="64177D0E" w14:textId="77777777" w:rsidR="00574A31" w:rsidRDefault="00574A31">
                                          <w:pPr>
                                            <w:jc w:val="center"/>
                                            <w:rPr>
                                              <w:rFonts w:eastAsia="Times New Roman"/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rPr>
                                              <w:rFonts w:eastAsia="Times New Roman"/>
                                              <w:b/>
                                              <w:bCs/>
                                            </w:rPr>
                                            <w:t>Join From [CSODBB] to [DBB]</w:t>
                                          </w:r>
                                        </w:p>
                                      </w:tc>
                                    </w:tr>
                                    <w:tr w:rsidR="00574A31" w14:paraId="29AA467E" w14:textId="77777777">
                                      <w:trPr>
                                        <w:tblCellSpacing w:w="15" w:type="dxa"/>
                                      </w:trPr>
                                      <w:tc>
                                        <w:tcPr>
                                          <w:tcW w:w="0" w:type="auto"/>
                                          <w:tcBorders>
                                            <w:bottom w:val="single" w:sz="6" w:space="0" w:color="666666"/>
                                            <w:right w:val="single" w:sz="6" w:space="0" w:color="666666"/>
                                          </w:tcBorders>
                                          <w:shd w:val="clear" w:color="auto" w:fill="CCCCCC"/>
                                          <w:noWrap/>
                                          <w:tcMar>
                                            <w:top w:w="15" w:type="dxa"/>
                                            <w:left w:w="150" w:type="dxa"/>
                                            <w:bottom w:w="15" w:type="dxa"/>
                                            <w:right w:w="150" w:type="dxa"/>
                                          </w:tcMar>
                                          <w:hideMark/>
                                        </w:tcPr>
                                        <w:p w14:paraId="5991D5C4" w14:textId="77777777" w:rsidR="00574A31" w:rsidRDefault="00574A31">
                                          <w:pPr>
                                            <w:rPr>
                                              <w:rFonts w:eastAsia="Times New Roman"/>
                                            </w:rPr>
                                          </w:pPr>
                                          <w:r>
                                            <w:rPr>
                                              <w:rFonts w:eastAsia="Times New Roman"/>
                                            </w:rPr>
                                            <w:t>description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hideMark/>
                                        </w:tcPr>
                                        <w:p w14:paraId="4AC2AE6C" w14:textId="77777777" w:rsidR="00574A31" w:rsidRDefault="00574A31">
                                          <w:pPr>
                                            <w:jc w:val="center"/>
                                            <w:rPr>
                                              <w:rFonts w:eastAsia="Times New Roman"/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rPr>
                                              <w:rFonts w:eastAsia="Times New Roman"/>
                                              <w:b/>
                                              <w:bCs/>
                                            </w:rPr>
                                            <w:t>Join From [CSODBB] to [DBB]</w:t>
                                          </w:r>
                                        </w:p>
                                      </w:tc>
                                    </w:tr>
                                    <w:tr w:rsidR="00574A31" w14:paraId="4EF3530B" w14:textId="77777777">
                                      <w:trPr>
                                        <w:tblCellSpacing w:w="15" w:type="dxa"/>
                                      </w:trPr>
                                      <w:tc>
                                        <w:tcPr>
                                          <w:tcW w:w="0" w:type="auto"/>
                                          <w:tcBorders>
                                            <w:bottom w:val="single" w:sz="6" w:space="0" w:color="666666"/>
                                            <w:right w:val="single" w:sz="6" w:space="0" w:color="666666"/>
                                          </w:tcBorders>
                                          <w:shd w:val="clear" w:color="auto" w:fill="CCCCCC"/>
                                          <w:noWrap/>
                                          <w:tcMar>
                                            <w:top w:w="15" w:type="dxa"/>
                                            <w:left w:w="150" w:type="dxa"/>
                                            <w:bottom w:w="15" w:type="dxa"/>
                                            <w:right w:w="150" w:type="dxa"/>
                                          </w:tcMar>
                                          <w:hideMark/>
                                        </w:tcPr>
                                        <w:p w14:paraId="045F20C6" w14:textId="77777777" w:rsidR="00574A31" w:rsidRDefault="00574A31">
                                          <w:pPr>
                                            <w:rPr>
                                              <w:rFonts w:eastAsia="Times New Roman"/>
                                            </w:rPr>
                                          </w:pPr>
                                          <w:r>
                                            <w:rPr>
                                              <w:rFonts w:eastAsia="Times New Roman"/>
                                            </w:rPr>
                                            <w:t>enabled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shd w:val="clear" w:color="auto" w:fill="F5F5DC"/>
                                          <w:hideMark/>
                                        </w:tcPr>
                                        <w:p w14:paraId="50790CF7" w14:textId="77777777" w:rsidR="00574A31" w:rsidRDefault="00574A31">
                                          <w:pPr>
                                            <w:jc w:val="center"/>
                                            <w:rPr>
                                              <w:rFonts w:eastAsia="Times New Roman"/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rPr>
                                              <w:rFonts w:eastAsia="Times New Roman"/>
                                              <w:b/>
                                              <w:bCs/>
                                            </w:rPr>
                                            <w:t>True</w:t>
                                          </w:r>
                                        </w:p>
                                      </w:tc>
                                    </w:tr>
                                    <w:tr w:rsidR="00574A31" w14:paraId="1297F065" w14:textId="77777777">
                                      <w:trPr>
                                        <w:tblCellSpacing w:w="15" w:type="dxa"/>
                                      </w:trPr>
                                      <w:tc>
                                        <w:tcPr>
                                          <w:tcW w:w="0" w:type="auto"/>
                                          <w:tcBorders>
                                            <w:bottom w:val="single" w:sz="6" w:space="0" w:color="666666"/>
                                            <w:right w:val="single" w:sz="6" w:space="0" w:color="666666"/>
                                          </w:tcBorders>
                                          <w:shd w:val="clear" w:color="auto" w:fill="CCCCCC"/>
                                          <w:noWrap/>
                                          <w:tcMar>
                                            <w:top w:w="15" w:type="dxa"/>
                                            <w:left w:w="150" w:type="dxa"/>
                                            <w:bottom w:w="15" w:type="dxa"/>
                                            <w:right w:w="150" w:type="dxa"/>
                                          </w:tcMar>
                                          <w:hideMark/>
                                        </w:tcPr>
                                        <w:p w14:paraId="67C5BBBD" w14:textId="77777777" w:rsidR="00574A31" w:rsidRDefault="00574A31">
                                          <w:pPr>
                                            <w:rPr>
                                              <w:rFonts w:eastAsia="Times New Roman"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rFonts w:eastAsia="Times New Roman"/>
                                            </w:rPr>
                                            <w:t>joinToAttributeId</w:t>
                                          </w:r>
                                          <w:proofErr w:type="spellEnd"/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hideMark/>
                                        </w:tcPr>
                                        <w:p w14:paraId="27C02D55" w14:textId="77777777" w:rsidR="00574A31" w:rsidRDefault="00574A31">
                                          <w:pPr>
                                            <w:jc w:val="center"/>
                                            <w:rPr>
                                              <w:rFonts w:eastAsia="Times New Roman"/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rPr>
                                              <w:rFonts w:eastAsia="Times New Roman"/>
                                              <w:b/>
                                              <w:bCs/>
                                            </w:rPr>
                                            <w:t>85936b87-187e-4609-9c23-a54df3a2d1ee</w:t>
                                          </w:r>
                                        </w:p>
                                      </w:tc>
                                    </w:tr>
                                  </w:tbl>
                                  <w:p w14:paraId="69EE1659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6DDC555B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  <w:tr w:rsidR="00574A31" w14:paraId="52B8B2B1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15" w:type="dxa"/>
                                      <w:tblCellMar>
                                        <w:top w:w="15" w:type="dxa"/>
                                        <w:left w:w="15" w:type="dxa"/>
                                        <w:bottom w:w="15" w:type="dxa"/>
                                        <w:right w:w="15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900"/>
                                    </w:tblGrid>
                                    <w:tr w:rsidR="00574A31" w14:paraId="5ABB3C60" w14:textId="77777777">
                                      <w:trPr>
                                        <w:tblCellSpacing w:w="15" w:type="dxa"/>
                                      </w:trPr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14:paraId="3E799E50" w14:textId="77777777" w:rsidR="00574A31" w:rsidRDefault="00574A31">
                                          <w:pPr>
                                            <w:rPr>
                                              <w:rFonts w:eastAsia="Times New Roman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</w:p>
                                      </w:tc>
                                    </w:tr>
                                  </w:tbl>
                                  <w:p w14:paraId="5C081C7E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3E3A0403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2AC14B5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6EA32683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</w:tbl>
                      <w:p w14:paraId="7829BB0A" w14:textId="77777777" w:rsidR="00574A31" w:rsidRDefault="00574A31">
                        <w:pPr>
                          <w:rPr>
                            <w:rFonts w:eastAsia="Times New Roman"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14:paraId="73F970DB" w14:textId="77777777" w:rsidR="00574A31" w:rsidRDefault="00574A31">
                        <w:pPr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  <w:tr w:rsidR="00574A31" w14:paraId="2825A6AB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C9D7BC4" w14:textId="77777777" w:rsidR="00574A31" w:rsidRDefault="00574A31">
                        <w:pPr>
                          <w:rPr>
                            <w:rFonts w:eastAsia="Times New Roman"/>
                            <w:color w:val="F7FBFA"/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Times New Roman"/>
                            <w:color w:val="F7FBFA"/>
                          </w:rPr>
                          <w:lastRenderedPageBreak/>
                          <w:t>-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14:paraId="10A1BEE9" w14:textId="77777777" w:rsidR="00574A31" w:rsidRDefault="00574A31">
                        <w:pPr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  <w:tr w:rsidR="00574A31" w14:paraId="30D14F1A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78ACFF"/>
                        </w:tcBorders>
                        <w:shd w:val="clear" w:color="auto" w:fill="EAF2FF"/>
                        <w:tcMar>
                          <w:top w:w="150" w:type="dxa"/>
                          <w:left w:w="150" w:type="dxa"/>
                          <w:bottom w:w="150" w:type="dxa"/>
                          <w:right w:w="150" w:type="dxa"/>
                        </w:tcMar>
                        <w:hideMark/>
                      </w:tcPr>
                      <w:p w14:paraId="4777C689" w14:textId="77777777" w:rsidR="00574A31" w:rsidRDefault="00574A31">
                        <w:pPr>
                          <w:rPr>
                            <w:rFonts w:eastAsia="Times New Roman"/>
                            <w:b/>
                            <w:bCs/>
                          </w:rPr>
                        </w:pPr>
                        <w:bookmarkStart w:id="106" w:name="#Section:bc83b562-e991-48a3-8625-a2dd0af"/>
                        <w:bookmarkEnd w:id="106"/>
                        <w:r>
                          <w:rPr>
                            <w:rFonts w:eastAsia="Times New Roman"/>
                            <w:b/>
                            <w:bCs/>
                          </w:rPr>
                          <w:t>JOIN_CACHE Sub Section - Join Cache</w:t>
                        </w:r>
                      </w:p>
                    </w:tc>
                    <w:tc>
                      <w:tcPr>
                        <w:tcW w:w="0" w:type="auto"/>
                        <w:tcBorders>
                          <w:bottom w:val="single" w:sz="6" w:space="0" w:color="78ACFF"/>
                        </w:tcBorders>
                        <w:shd w:val="clear" w:color="auto" w:fill="EAF2FF"/>
                        <w:tcMar>
                          <w:top w:w="150" w:type="dxa"/>
                          <w:left w:w="150" w:type="dxa"/>
                          <w:bottom w:w="150" w:type="dxa"/>
                          <w:right w:w="150" w:type="dxa"/>
                        </w:tcMar>
                        <w:hideMark/>
                      </w:tcPr>
                      <w:p w14:paraId="59085C7F" w14:textId="77777777" w:rsidR="00574A31" w:rsidRDefault="00574A31">
                        <w:pPr>
                          <w:jc w:val="right"/>
                          <w:rPr>
                            <w:rFonts w:eastAsia="Times New Roman"/>
                            <w:b/>
                            <w:bCs/>
                          </w:rPr>
                        </w:pPr>
                        <w:hyperlink w:anchor="top" w:history="1">
                          <w:r>
                            <w:rPr>
                              <w:rStyle w:val="Hyperlink"/>
                              <w:rFonts w:eastAsia="Times New Roman"/>
                              <w:b/>
                              <w:bCs/>
                            </w:rPr>
                            <w:t>^Top</w:t>
                          </w:r>
                        </w:hyperlink>
                        <w:r>
                          <w:rPr>
                            <w:rFonts w:eastAsia="Times New Roman"/>
                            <w:b/>
                            <w:bCs/>
                          </w:rPr>
                          <w:t xml:space="preserve"> </w:t>
                        </w:r>
                      </w:p>
                    </w:tc>
                  </w:tr>
                  <w:tr w:rsidR="00574A31" w14:paraId="0C35F358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336"/>
                          <w:gridCol w:w="2314"/>
                        </w:tblGrid>
                        <w:tr w:rsidR="00574A31" w14:paraId="7DB5C485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68D45F8D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name</w:t>
                              </w:r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36628C86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Join Cache</w:t>
                              </w:r>
                            </w:p>
                          </w:tc>
                        </w:tr>
                        <w:tr w:rsidR="00574A31" w14:paraId="70BDC7B7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41412C56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description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7C4EA931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Join Cache</w:t>
                              </w:r>
                            </w:p>
                          </w:tc>
                        </w:tr>
                        <w:tr w:rsidR="00574A31" w14:paraId="4D8E3544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3BA3AEB1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enabled</w:t>
                              </w:r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117195D8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True</w:t>
                              </w:r>
                            </w:p>
                          </w:tc>
                        </w:tr>
                        <w:tr w:rsidR="00574A31" w14:paraId="2D75009D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639E5B93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cacheType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4D2C097E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Memory</w:t>
                              </w:r>
                            </w:p>
                          </w:tc>
                        </w:tr>
                        <w:tr w:rsidR="00574A31" w14:paraId="7F57E6BD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7CA558B4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cacheLifetime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6E48F124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3600</w:t>
                              </w:r>
                            </w:p>
                          </w:tc>
                        </w:tr>
                        <w:tr w:rsidR="00574A31" w14:paraId="0BE6418C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6A3BD9D1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percentageOfMemory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15201C31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5</w:t>
                              </w:r>
                            </w:p>
                          </w:tc>
                        </w:tr>
                        <w:tr w:rsidR="00574A31" w14:paraId="1437B3C5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1B6D3EC0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pollingInterval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490D09A4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300</w:t>
                              </w:r>
                            </w:p>
                          </w:tc>
                        </w:tr>
                      </w:tbl>
                      <w:p w14:paraId="37F84237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14:paraId="4A1113EB" w14:textId="77777777" w:rsidR="00574A31" w:rsidRDefault="00574A31">
                        <w:pPr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  <w:tr w:rsidR="00574A31" w14:paraId="56578113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7650"/>
                        </w:tblGrid>
                        <w:tr w:rsidR="00574A31" w14:paraId="02DD6A62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0CC529B3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</w:tbl>
                      <w:p w14:paraId="0346E77B" w14:textId="77777777" w:rsidR="00574A31" w:rsidRDefault="00574A31">
                        <w:pPr>
                          <w:rPr>
                            <w:rFonts w:eastAsia="Times New Roman"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14:paraId="522AFDCD" w14:textId="77777777" w:rsidR="00574A31" w:rsidRDefault="00574A31">
                        <w:pPr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  <w:tr w:rsidR="00574A31" w14:paraId="423B4AE9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75FFA5C4" w14:textId="77777777" w:rsidR="00574A31" w:rsidRDefault="00574A31">
                        <w:pPr>
                          <w:rPr>
                            <w:rFonts w:eastAsia="Times New Roman"/>
                            <w:color w:val="F7FBFA"/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Times New Roman"/>
                            <w:color w:val="F7FBFA"/>
                          </w:rPr>
                          <w:t>-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14:paraId="6B8757AC" w14:textId="77777777" w:rsidR="00574A31" w:rsidRDefault="00574A31">
                        <w:pPr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  <w:tr w:rsidR="00574A31" w14:paraId="4D5ED070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78ACFF"/>
                        </w:tcBorders>
                        <w:shd w:val="clear" w:color="auto" w:fill="EAF2FF"/>
                        <w:tcMar>
                          <w:top w:w="150" w:type="dxa"/>
                          <w:left w:w="150" w:type="dxa"/>
                          <w:bottom w:w="150" w:type="dxa"/>
                          <w:right w:w="150" w:type="dxa"/>
                        </w:tcMar>
                        <w:hideMark/>
                      </w:tcPr>
                      <w:p w14:paraId="77B595FF" w14:textId="77777777" w:rsidR="00574A31" w:rsidRDefault="00574A31">
                        <w:pPr>
                          <w:rPr>
                            <w:rFonts w:eastAsia="Times New Roman"/>
                            <w:b/>
                            <w:bCs/>
                          </w:rPr>
                        </w:pPr>
                        <w:bookmarkStart w:id="107" w:name="#Section:8bf7c7c0-b9a6-494f-bdc3-2c3aa2d"/>
                        <w:bookmarkEnd w:id="107"/>
                        <w:r>
                          <w:rPr>
                            <w:rFonts w:eastAsia="Times New Roman"/>
                            <w:b/>
                            <w:bCs/>
                          </w:rPr>
                          <w:lastRenderedPageBreak/>
                          <w:t>VISA Sub Section - DBB</w:t>
                        </w:r>
                      </w:p>
                    </w:tc>
                    <w:tc>
                      <w:tcPr>
                        <w:tcW w:w="0" w:type="auto"/>
                        <w:tcBorders>
                          <w:bottom w:val="single" w:sz="6" w:space="0" w:color="78ACFF"/>
                        </w:tcBorders>
                        <w:shd w:val="clear" w:color="auto" w:fill="EAF2FF"/>
                        <w:tcMar>
                          <w:top w:w="150" w:type="dxa"/>
                          <w:left w:w="150" w:type="dxa"/>
                          <w:bottom w:w="150" w:type="dxa"/>
                          <w:right w:w="150" w:type="dxa"/>
                        </w:tcMar>
                        <w:hideMark/>
                      </w:tcPr>
                      <w:p w14:paraId="0C48512D" w14:textId="77777777" w:rsidR="00574A31" w:rsidRDefault="00574A31">
                        <w:pPr>
                          <w:jc w:val="right"/>
                          <w:rPr>
                            <w:rFonts w:eastAsia="Times New Roman"/>
                            <w:b/>
                            <w:bCs/>
                          </w:rPr>
                        </w:pPr>
                        <w:hyperlink w:anchor="top" w:history="1">
                          <w:r>
                            <w:rPr>
                              <w:rStyle w:val="Hyperlink"/>
                              <w:rFonts w:eastAsia="Times New Roman"/>
                              <w:b/>
                              <w:bCs/>
                            </w:rPr>
                            <w:t>^Top</w:t>
                          </w:r>
                        </w:hyperlink>
                        <w:r>
                          <w:rPr>
                            <w:rFonts w:eastAsia="Times New Roman"/>
                            <w:b/>
                            <w:bCs/>
                          </w:rPr>
                          <w:t xml:space="preserve"> </w:t>
                        </w:r>
                      </w:p>
                    </w:tc>
                  </w:tr>
                  <w:tr w:rsidR="00574A31" w14:paraId="2B6096EF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858"/>
                          <w:gridCol w:w="2792"/>
                        </w:tblGrid>
                        <w:tr w:rsidR="00574A31" w14:paraId="09C946CB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496F2F28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name</w:t>
                              </w:r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4970DC89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DBB</w:t>
                              </w:r>
                            </w:p>
                          </w:tc>
                        </w:tr>
                        <w:tr w:rsidR="00574A31" w14:paraId="67311D31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09AD971E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description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638B044E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DBB</w:t>
                              </w:r>
                            </w:p>
                          </w:tc>
                        </w:tr>
                        <w:tr w:rsidR="00574A31" w14:paraId="11360E6D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6239E07A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enabled</w:t>
                              </w:r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616595F0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True</w:t>
                              </w:r>
                            </w:p>
                          </w:tc>
                        </w:tr>
                        <w:tr w:rsidR="00574A31" w14:paraId="03102A97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61D43733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virtualDn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255683EF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dc=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dbb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, dc=local</w:t>
                              </w:r>
                            </w:p>
                          </w:tc>
                        </w:tr>
                        <w:tr w:rsidR="00574A31" w14:paraId="3818EC79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1E3E9044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physicalDn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61313707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DC=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dbb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, DC=local</w:t>
                              </w:r>
                            </w:p>
                          </w:tc>
                        </w:tr>
                        <w:tr w:rsidR="00574A31" w14:paraId="22A29087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2F34AB22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physicalConfigurationDn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129614A4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DC=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dbb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, DC=local</w:t>
                              </w:r>
                            </w:p>
                          </w:tc>
                        </w:tr>
                        <w:tr w:rsidR="00574A31" w14:paraId="3549C1AD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518F4051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searchOrder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7FA342E2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1</w:t>
                              </w:r>
                            </w:p>
                          </w:tc>
                        </w:tr>
                        <w:tr w:rsidR="00574A31" w14:paraId="0C2531C8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6997E123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systemVisa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02A4ED03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False</w:t>
                              </w:r>
                            </w:p>
                          </w:tc>
                        </w:tr>
                        <w:tr w:rsidR="00574A31" w14:paraId="01AC3871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09F38726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ldapType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5E947DD5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ADS</w:t>
                              </w:r>
                            </w:p>
                          </w:tc>
                        </w:tr>
                        <w:tr w:rsidR="00574A31" w14:paraId="5A5E0096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46FDEE63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filter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16AF33AC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c>
                        </w:tr>
                        <w:tr w:rsidR="00574A31" w14:paraId="4D07DF64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63494FAF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className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0E82DA93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c>
                        </w:tr>
                        <w:tr w:rsidR="00574A31" w14:paraId="002F3F80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4211DCB0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dllName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424C3237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c>
                        </w:tr>
                        <w:tr w:rsidR="00574A31" w14:paraId="745DECCD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2FA3CAF9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flattenSearchResults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39AE7226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False</w:t>
                              </w:r>
                            </w:p>
                          </w:tc>
                        </w:tr>
                        <w:tr w:rsidR="00574A31" w14:paraId="31BDF7E6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52525BDF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schemaVisaId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3C9B6D54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Section:8bf7c7c0-b9a6-494f-bdc3-2c3aa2d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DBB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3FBE8322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5FDBF7DD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isCriticalVisa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14C0B3CD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True</w:t>
                              </w:r>
                            </w:p>
                          </w:tc>
                        </w:tr>
                        <w:tr w:rsidR="00574A31" w14:paraId="495FFE25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0AB98A05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overrideVirtualAttributes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0AF08D0E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False</w:t>
                              </w:r>
                            </w:p>
                          </w:tc>
                        </w:tr>
                        <w:tr w:rsidR="00574A31" w14:paraId="5892D357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02A5A3CB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overridePrecedentAttributes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278947C3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False</w:t>
                              </w:r>
                            </w:p>
                          </w:tc>
                        </w:tr>
                        <w:tr w:rsidR="00574A31" w14:paraId="23F34074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13C296BC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fspTranslationEnabled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2B1D73E1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False</w:t>
                              </w:r>
                            </w:p>
                          </w:tc>
                        </w:tr>
                        <w:tr w:rsidR="00574A31" w14:paraId="7320B532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45FC6115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dnFormatAttributes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7E252C48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c>
                        </w:tr>
                        <w:tr w:rsidR="00574A31" w14:paraId="67E8F09D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48D446DC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domainNames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12AF3DF7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DBB</w:t>
                              </w:r>
                            </w:p>
                          </w:tc>
                        </w:tr>
                        <w:tr w:rsidR="00574A31" w14:paraId="66DAA10A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6E63A69A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upnSuffixes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7FFB4D8A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dbb.local</w:t>
                              </w:r>
                              <w:proofErr w:type="spellEnd"/>
                            </w:p>
                          </w:tc>
                        </w:tr>
                        <w:tr w:rsidR="00574A31" w14:paraId="784BC949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6C60EADA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processTokenGroups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5D1E8E73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False</w:t>
                              </w:r>
                            </w:p>
                          </w:tc>
                        </w:tr>
                        <w:tr w:rsidR="00574A31" w14:paraId="4306D5B9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0E75EADC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lastRenderedPageBreak/>
                                <w:t>allowPassthroughAuth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5CBFBEC8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False</w:t>
                              </w:r>
                            </w:p>
                          </w:tc>
                        </w:tr>
                        <w:tr w:rsidR="00574A31" w14:paraId="69181693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7841F697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excludedAttributes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159DFDA3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c>
                        </w:tr>
                      </w:tbl>
                      <w:p w14:paraId="5C2706BA" w14:textId="77777777" w:rsidR="00574A31" w:rsidRDefault="00574A31">
                        <w:pPr>
                          <w:rPr>
                            <w:rFonts w:eastAsia="Times New Roman"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14:paraId="6039FB0A" w14:textId="77777777" w:rsidR="00574A31" w:rsidRDefault="00574A31">
                        <w:pPr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  <w:tr w:rsidR="00574A31" w14:paraId="106C5C0C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906"/>
                          <w:gridCol w:w="744"/>
                        </w:tblGrid>
                        <w:tr w:rsidR="00574A31" w14:paraId="3DF1E519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338B22AC" w14:textId="77777777" w:rsidR="00574A31" w:rsidRDefault="00574A31">
                              <w:pPr>
                                <w:rPr>
                                  <w:rFonts w:eastAsia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bookmarkStart w:id="108" w:name="#Section:98f503ce-d76f-4f57-9347-30285ec"/>
                              <w:bookmarkEnd w:id="108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lastRenderedPageBreak/>
                                <w:t>BIND_PROFILE Sub Section - AD - Admin Rights</w:t>
                              </w:r>
                            </w:p>
                          </w:tc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7BBDDDC6" w14:textId="77777777" w:rsidR="00574A31" w:rsidRDefault="00574A31">
                              <w:pPr>
                                <w:jc w:val="right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top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^Top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576D4551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428"/>
                                <w:gridCol w:w="4403"/>
                              </w:tblGrid>
                              <w:tr w:rsidR="00574A31" w14:paraId="62EAF3C3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03EEC6C7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name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7A4C79D6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AD - Admin Rights</w:t>
                                    </w:r>
                                  </w:p>
                                </w:tc>
                              </w:tr>
                              <w:tr w:rsidR="00574A31" w14:paraId="159DA450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6A9664C4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description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6A4A6BF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AD - Admin Rights</w:t>
                                    </w:r>
                                  </w:p>
                                </w:tc>
                              </w:tr>
                              <w:tr w:rsidR="00574A31" w14:paraId="71CB713E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5BB54A02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bindDn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54E50A5D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\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svcilm_ma_adlds</w:t>
                                    </w:r>
                                    <w:proofErr w:type="spellEnd"/>
                                  </w:p>
                                </w:tc>
                              </w:tr>
                              <w:tr w:rsidR="00574A31" w14:paraId="2779B4CE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24C44119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ENCRYPTED-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bindPwd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18023360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QAdaR787kEoRUzwFeqMvvcd+A9f4IRr1l/rR4VqKb3g=</w:t>
                                    </w:r>
                                  </w:p>
                                </w:tc>
                              </w:tr>
                              <w:tr w:rsidR="00574A31" w14:paraId="0FF7ADD4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031A0EE4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ldapAuthNType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19BA0251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Negotiate</w:t>
                                    </w:r>
                                  </w:p>
                                </w:tc>
                              </w:tr>
                              <w:tr w:rsidR="00574A31" w14:paraId="091E72D1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2BD464AD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initialConnectionPoolSize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0E26FF57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574A31" w14:paraId="24AAD6C7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702776F7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maxConnectionPoolSize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350BE707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10</w:t>
                                    </w:r>
                                  </w:p>
                                </w:tc>
                              </w:tr>
                              <w:tr w:rsidR="00574A31" w14:paraId="1A54711E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48FE64F6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adminProfile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627414F2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  <w:tr w:rsidR="00574A31" w14:paraId="086125F1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34844046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enabled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50A295FF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  <w:tr w:rsidR="00574A31" w14:paraId="726043C1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11F93AE9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databaseConnectionString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155C481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2143A79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0D141B70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4226BFED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831"/>
                              </w:tblGrid>
                              <w:tr w:rsidR="00574A31" w14:paraId="78044F60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16092605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866139B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5F0AF35A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79C02458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639DC714" w14:textId="77777777" w:rsidR="00574A31" w:rsidRDefault="00574A31">
                              <w:pPr>
                                <w:rPr>
                                  <w:rFonts w:eastAsia="Times New Roman"/>
                                  <w:color w:val="F7FBFA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Times New Roman"/>
                                  <w:color w:val="F7FBFA"/>
                                </w:rPr>
                                <w:t>-</w: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36EB3E41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33FF0143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5B3F30EA" w14:textId="77777777" w:rsidR="00574A31" w:rsidRDefault="00574A31">
                              <w:pPr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bookmarkStart w:id="109" w:name="#Section:78d308ff-e323-43d1-a1d1-55c3ab5"/>
                              <w:bookmarkEnd w:id="109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EXCLUDED_SEARCHBASE Sub Section - 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cn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computers,dc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dbb,dc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=local</w:t>
                              </w:r>
                            </w:p>
                          </w:tc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22445F0C" w14:textId="77777777" w:rsidR="00574A31" w:rsidRDefault="00574A31">
                              <w:pPr>
                                <w:jc w:val="right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top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^Top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7C2FDC07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121"/>
                                <w:gridCol w:w="4710"/>
                              </w:tblGrid>
                              <w:tr w:rsidR="00574A31" w14:paraId="2D7EE586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58E04021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name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2E091532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cn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=computers,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5A826BF9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78380EA8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description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19974017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cn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=computers,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73485162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58752372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virtualDn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20DDAD26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cn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=computers,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059D7696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386720DA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lastRenderedPageBreak/>
                                      <w:t>enabled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67641599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</w:tbl>
                            <w:p w14:paraId="04DB1078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63137301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24464F24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831"/>
                              </w:tblGrid>
                              <w:tr w:rsidR="00574A31" w14:paraId="01AC564F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5319039C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B77D7FC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4FA5BCBC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4EA4A62C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3856DF8F" w14:textId="77777777" w:rsidR="00574A31" w:rsidRDefault="00574A31">
                              <w:pPr>
                                <w:rPr>
                                  <w:rFonts w:eastAsia="Times New Roman"/>
                                  <w:color w:val="F7FBFA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Times New Roman"/>
                                  <w:color w:val="F7FBFA"/>
                                </w:rPr>
                                <w:t>-</w: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77CB55BA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2E5E777D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1D87CB84" w14:textId="77777777" w:rsidR="00574A31" w:rsidRDefault="00574A31">
                              <w:pPr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bookmarkStart w:id="110" w:name="#Section:975c9294-04a9-4b1c-909d-3a22267"/>
                              <w:bookmarkEnd w:id="110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EXCLUDED_SEARCHBASE Sub Section - 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ou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=diocese 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temporary,dc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dbb,dc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=local</w:t>
                              </w:r>
                            </w:p>
                          </w:tc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7D973F25" w14:textId="77777777" w:rsidR="00574A31" w:rsidRDefault="00574A31">
                              <w:pPr>
                                <w:jc w:val="right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top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^Top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14FB76D3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807"/>
                                <w:gridCol w:w="5024"/>
                              </w:tblGrid>
                              <w:tr w:rsidR="00574A31" w14:paraId="65E8AEA3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791AB26D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name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103BEC66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ou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=diocese temporary,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68A1BB7D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2A809C27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description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2F33E17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ou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=diocese temporary,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7D707923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1FA2A106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virtualDn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3D082B43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ou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=diocese temporary,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3CD3C054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5EE41EB6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enabled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707B14A4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</w:tbl>
                            <w:p w14:paraId="22862DF6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109DE8DF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76689C54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831"/>
                              </w:tblGrid>
                              <w:tr w:rsidR="00574A31" w14:paraId="3A1B7A2F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0E0A3EE4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B2B303F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52E6AC30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423340D6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26423C20" w14:textId="77777777" w:rsidR="00574A31" w:rsidRDefault="00574A31">
                              <w:pPr>
                                <w:rPr>
                                  <w:rFonts w:eastAsia="Times New Roman"/>
                                  <w:color w:val="F7FBFA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Times New Roman"/>
                                  <w:color w:val="F7FBFA"/>
                                </w:rPr>
                                <w:t>-</w: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560969F8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263CB0F4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434B213E" w14:textId="77777777" w:rsidR="00574A31" w:rsidRDefault="00574A31">
                              <w:pPr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bookmarkStart w:id="111" w:name="#Section:1be85a83-ed86-4f71-8be8-df3ae5a"/>
                              <w:bookmarkEnd w:id="111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EXCLUDED_SEARCHBASE Sub Section - 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ou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=domain 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controllers,dc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dbb,dc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=local</w:t>
                              </w:r>
                            </w:p>
                          </w:tc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344716A6" w14:textId="77777777" w:rsidR="00574A31" w:rsidRDefault="00574A31">
                              <w:pPr>
                                <w:jc w:val="right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top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^Top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2EB5CA4A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801"/>
                                <w:gridCol w:w="5030"/>
                              </w:tblGrid>
                              <w:tr w:rsidR="00574A31" w14:paraId="4B1AA8DC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015D4188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name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71A7BD6B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ou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=domain controllers,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132BB832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58CCD005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description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44553053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ou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=domain controllers,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4488C8B2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0F461A0D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virtualDn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0F622DEE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ou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=domain controllers,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113A8E59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4E882835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enabled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587B6766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</w:tbl>
                            <w:p w14:paraId="0E739B17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04118206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4D619C3B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831"/>
                              </w:tblGrid>
                              <w:tr w:rsidR="00574A31" w14:paraId="19D10F73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0F1E55DF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44A748A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376589BB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41066C5A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34B36058" w14:textId="77777777" w:rsidR="00574A31" w:rsidRDefault="00574A31">
                              <w:pPr>
                                <w:rPr>
                                  <w:rFonts w:eastAsia="Times New Roman"/>
                                  <w:color w:val="F7FBFA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Times New Roman"/>
                                  <w:color w:val="F7FBFA"/>
                                </w:rPr>
                                <w:t>-</w: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6083F2CC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23DD6DFA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2E779648" w14:textId="77777777" w:rsidR="00574A31" w:rsidRDefault="00574A31">
                              <w:pPr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bookmarkStart w:id="112" w:name="#Section:a4584fb0-1e2d-4a51-88a4-4ca3834"/>
                              <w:bookmarkEnd w:id="112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EXCLUDED_SEARCHBASE Sub Section - 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cn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foreignsecurityprincipals,dc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dbb,dc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=local</w:t>
                              </w:r>
                            </w:p>
                          </w:tc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3CCD1CFA" w14:textId="77777777" w:rsidR="00574A31" w:rsidRDefault="00574A31">
                              <w:pPr>
                                <w:jc w:val="right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top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^Top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0285DEA8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643"/>
                                <w:gridCol w:w="5188"/>
                              </w:tblGrid>
                              <w:tr w:rsidR="00574A31" w14:paraId="37C24B29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00D0CA6B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name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64F21FFE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cn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foreignsecurityprincipals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3DBCAFBF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33CA3AD0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description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703F0C03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cn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foreignsecurityprincipals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5BADCE7B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0AAF1884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lastRenderedPageBreak/>
                                      <w:t>virtualDn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7A4C4988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cn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foreignsecurityprincipals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279A2540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35D72A10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enabled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1A757870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</w:tbl>
                            <w:p w14:paraId="5F93C371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42BDB2EC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60BC892D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831"/>
                              </w:tblGrid>
                              <w:tr w:rsidR="00574A31" w14:paraId="076F0E90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64BB7B1E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A8E5A91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5235459D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5027E409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3BE767D4" w14:textId="77777777" w:rsidR="00574A31" w:rsidRDefault="00574A31">
                              <w:pPr>
                                <w:rPr>
                                  <w:rFonts w:eastAsia="Times New Roman"/>
                                  <w:color w:val="F7FBFA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Times New Roman"/>
                                  <w:color w:val="F7FBFA"/>
                                </w:rPr>
                                <w:t>-</w: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3786F9BF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6A559728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25640A55" w14:textId="77777777" w:rsidR="00574A31" w:rsidRDefault="00574A31">
                              <w:pPr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bookmarkStart w:id="113" w:name="#Section:21b1ea2a-dbe3-41af-a1fb-b811ad8"/>
                              <w:bookmarkEnd w:id="113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EXCLUDED_SEARCHBASE Sub Section - 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ou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inactivecomputeraccounts,dc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dbb,dc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=local</w:t>
                              </w:r>
                            </w:p>
                          </w:tc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09ED2949" w14:textId="77777777" w:rsidR="00574A31" w:rsidRDefault="00574A31">
                              <w:pPr>
                                <w:jc w:val="right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top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^Top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4384331C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591"/>
                                <w:gridCol w:w="5240"/>
                              </w:tblGrid>
                              <w:tr w:rsidR="00574A31" w14:paraId="0A64570F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7094B7DD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name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145E8D6D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ou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inactivecomputeraccounts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52E216BF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466C805D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description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4B85462D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ou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inactivecomputeraccounts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3BDE1759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468F7487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virtualDn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08764267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ou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inactivecomputeraccounts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20C68512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5232986F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enabled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7A0EB1C3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</w:tbl>
                            <w:p w14:paraId="7AEBC77F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425149AC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65058DB4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831"/>
                              </w:tblGrid>
                              <w:tr w:rsidR="00574A31" w14:paraId="22AD3DED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41A99B07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B2D7387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49B5F85B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7090C0A0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211A19A5" w14:textId="77777777" w:rsidR="00574A31" w:rsidRDefault="00574A31">
                              <w:pPr>
                                <w:rPr>
                                  <w:rFonts w:eastAsia="Times New Roman"/>
                                  <w:color w:val="F7FBFA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Times New Roman"/>
                                  <w:color w:val="F7FBFA"/>
                                </w:rPr>
                                <w:t>-</w: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01568DF6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0FCCEFE9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7C3AA50C" w14:textId="77777777" w:rsidR="00574A31" w:rsidRDefault="00574A31">
                              <w:pPr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bookmarkStart w:id="114" w:name="#Section:03fca953-fdb2-4fe1-afcc-4bad887"/>
                              <w:bookmarkEnd w:id="114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EXCLUDED_SEARCHBASE Sub Section - 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ou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=member 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servers,dc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dbb,dc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=local</w:t>
                              </w:r>
                            </w:p>
                          </w:tc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70DAAA87" w14:textId="77777777" w:rsidR="00574A31" w:rsidRDefault="00574A31">
                              <w:pPr>
                                <w:jc w:val="right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top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^Top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0CE2906C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892"/>
                                <w:gridCol w:w="4939"/>
                              </w:tblGrid>
                              <w:tr w:rsidR="00574A31" w14:paraId="1D2B0BA2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441C82A7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name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14CD25AD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ou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=member servers,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3E4E9AD0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1769F8A8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description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5774FE5A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ou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=member servers,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1D111D9D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6895E86A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virtualDn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5A0215F4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ou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=member servers,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10FF5E13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34A9E00F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enabled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740578FC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</w:tbl>
                            <w:p w14:paraId="2FC8C290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43DCE8FA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31730FCB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831"/>
                              </w:tblGrid>
                              <w:tr w:rsidR="00574A31" w14:paraId="0F48AE98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6ACB2B4A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25EC8AB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394544F4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1A308443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2631BFB5" w14:textId="77777777" w:rsidR="00574A31" w:rsidRDefault="00574A31">
                              <w:pPr>
                                <w:rPr>
                                  <w:rFonts w:eastAsia="Times New Roman"/>
                                  <w:color w:val="F7FBFA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Times New Roman"/>
                                  <w:color w:val="F7FBFA"/>
                                </w:rPr>
                                <w:t>-</w: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5D9437E0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26D8D3FC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524EC9CB" w14:textId="77777777" w:rsidR="00574A31" w:rsidRDefault="00574A31">
                              <w:pPr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bookmarkStart w:id="115" w:name="#Section:574d4dda-a425-4383-95fd-7e8ecfd"/>
                              <w:bookmarkEnd w:id="115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EXCLUDED_SEARCHBASE Sub Section - 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ou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microsoft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exchange security 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groups,dc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dbb,dc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=local</w:t>
                              </w:r>
                            </w:p>
                          </w:tc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33A04737" w14:textId="77777777" w:rsidR="00574A31" w:rsidRDefault="00574A31">
                              <w:pPr>
                                <w:jc w:val="right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top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^Top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7CFDCAB2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399"/>
                                <w:gridCol w:w="5432"/>
                              </w:tblGrid>
                              <w:tr w:rsidR="00574A31" w14:paraId="47ADB18E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67493D91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name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7FCBC767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ou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microsoft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 xml:space="preserve"> exchange security groups,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08E6041B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6D81673B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lastRenderedPageBreak/>
                                      <w:t>description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186229B0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ou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microsoft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 xml:space="preserve"> exchange security groups,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669CC560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7B383800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virtualDn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36C9610B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ou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microsoft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 xml:space="preserve"> exchange security groups,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6F21D2E5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274CE0AC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enabled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4B53F66F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</w:tbl>
                            <w:p w14:paraId="7FA47B79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6421BA87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594A5982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831"/>
                              </w:tblGrid>
                              <w:tr w:rsidR="00574A31" w14:paraId="1149260F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2F55FFF5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E45CEF0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17209D97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6E667BEB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1458BE26" w14:textId="77777777" w:rsidR="00574A31" w:rsidRDefault="00574A31">
                              <w:pPr>
                                <w:rPr>
                                  <w:rFonts w:eastAsia="Times New Roman"/>
                                  <w:color w:val="F7FBFA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Times New Roman"/>
                                  <w:color w:val="F7FBFA"/>
                                </w:rPr>
                                <w:t>-</w: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2B837D31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03F1EDBF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6CACCC45" w14:textId="77777777" w:rsidR="00574A31" w:rsidRDefault="00574A31">
                              <w:pPr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bookmarkStart w:id="116" w:name="#Section:2e86be4d-b1a4-4ab1-9ac6-11ec477"/>
                              <w:bookmarkEnd w:id="116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EXCLUDED_SEARCHBASE Sub Section - 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cn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microsoft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exchange system 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objects,dc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dbb,dc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=local</w:t>
                              </w:r>
                            </w:p>
                          </w:tc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3C257478" w14:textId="77777777" w:rsidR="00574A31" w:rsidRDefault="00574A31">
                              <w:pPr>
                                <w:jc w:val="right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top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^Top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2F472A00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413"/>
                                <w:gridCol w:w="5418"/>
                              </w:tblGrid>
                              <w:tr w:rsidR="00574A31" w14:paraId="3CC1F336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733A7D2B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name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25E0D116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cn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microsoft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 xml:space="preserve"> exchange system objects,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3670CC45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779C3DA0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description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3FF50941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cn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microsoft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 xml:space="preserve"> exchange system objects,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6DD47E11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20593BC0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virtualDn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1A55EF92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cn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microsoft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 xml:space="preserve"> exchange system objects,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4EBB8E15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0BF53DB4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enabled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5A4CC8AD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</w:tbl>
                            <w:p w14:paraId="0C46916D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0A45B541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428BFE67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831"/>
                              </w:tblGrid>
                              <w:tr w:rsidR="00574A31" w14:paraId="512A2FBD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5822FBFE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A765826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092098A1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27E2BABA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0FAB8BD0" w14:textId="77777777" w:rsidR="00574A31" w:rsidRDefault="00574A31">
                              <w:pPr>
                                <w:rPr>
                                  <w:rFonts w:eastAsia="Times New Roman"/>
                                  <w:color w:val="F7FBFA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Times New Roman"/>
                                  <w:color w:val="F7FBFA"/>
                                </w:rPr>
                                <w:t>-</w: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431F6E99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7AE00768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40222E90" w14:textId="77777777" w:rsidR="00574A31" w:rsidRDefault="00574A31">
                              <w:pPr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bookmarkStart w:id="117" w:name="#Section:7e7ac140-963f-49e7-9c50-61244f0"/>
                              <w:bookmarkEnd w:id="117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EXCLUDED_SEARCHBASE Sub Section - 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cn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opsmgrlatencymonitors,dc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dbb,dc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=local</w:t>
                              </w:r>
                            </w:p>
                          </w:tc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7A611E9B" w14:textId="77777777" w:rsidR="00574A31" w:rsidRDefault="00574A31">
                              <w:pPr>
                                <w:jc w:val="right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top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^Top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14154856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666"/>
                                <w:gridCol w:w="5165"/>
                              </w:tblGrid>
                              <w:tr w:rsidR="00574A31" w14:paraId="7513222D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7F891E95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name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4A67396F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cn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opsmgrlatencymonitors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07FB18B0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7A1303CB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description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46856EDE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cn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opsmgrlatencymonitors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1DCED566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46EEC9D7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virtualDn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51C215E5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cn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opsmgrlatencymonitors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2178A11B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22DD706A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enabled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42E5B7D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</w:tbl>
                            <w:p w14:paraId="2BC9425B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630363B7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20853D0A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831"/>
                              </w:tblGrid>
                              <w:tr w:rsidR="00574A31" w14:paraId="75640A2E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0F84D174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9E78C03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62F307F5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3E9E50A5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328365DA" w14:textId="77777777" w:rsidR="00574A31" w:rsidRDefault="00574A31">
                              <w:pPr>
                                <w:rPr>
                                  <w:rFonts w:eastAsia="Times New Roman"/>
                                  <w:color w:val="F7FBFA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Times New Roman"/>
                                  <w:color w:val="F7FBFA"/>
                                </w:rPr>
                                <w:t>-</w: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75E71F07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01D92EA9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5A88A295" w14:textId="77777777" w:rsidR="00574A31" w:rsidRDefault="00574A31">
                              <w:pPr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bookmarkStart w:id="118" w:name="#Section:b2114551-5f96-41a8-86f1-a6bcef0"/>
                              <w:bookmarkEnd w:id="118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EXCLUDED_SEARCHBASE Sub Section - 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cn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=program 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data,dc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dbb,dc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=local</w:t>
                              </w:r>
                            </w:p>
                          </w:tc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46D20366" w14:textId="77777777" w:rsidR="00574A31" w:rsidRDefault="00574A31">
                              <w:pPr>
                                <w:jc w:val="right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top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^Top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68328F4A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999"/>
                                <w:gridCol w:w="4832"/>
                              </w:tblGrid>
                              <w:tr w:rsidR="00574A31" w14:paraId="19AE5DA7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03DFAB44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lastRenderedPageBreak/>
                                      <w:t>name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36BA0714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cn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=program data,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45A464F5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514BA097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description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5D5CA149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cn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=program data,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41B6407D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4EC1D302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virtualDn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7CC8E2EB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cn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=program data,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2CEFA722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07D4E3A4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enabled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0D2DB118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</w:tbl>
                            <w:p w14:paraId="00EB8CC9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6784AECB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4244649D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831"/>
                              </w:tblGrid>
                              <w:tr w:rsidR="00574A31" w14:paraId="59ADE91B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76B0049D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FD48433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16E09F1A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5B6BBEBB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54D4AF67" w14:textId="77777777" w:rsidR="00574A31" w:rsidRDefault="00574A31">
                              <w:pPr>
                                <w:rPr>
                                  <w:rFonts w:eastAsia="Times New Roman"/>
                                  <w:color w:val="F7FBFA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Times New Roman"/>
                                  <w:color w:val="F7FBFA"/>
                                </w:rPr>
                                <w:t>-</w: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7E59F07C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4632D436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4F80E52C" w14:textId="77777777" w:rsidR="00574A31" w:rsidRDefault="00574A31">
                              <w:pPr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bookmarkStart w:id="119" w:name="#Section:b7ad0214-cabc-4809-8058-2293561"/>
                              <w:bookmarkEnd w:id="119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EXCLUDED_SEARCHBASE Sub Section - 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cn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system,dc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dbb,dc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=local</w:t>
                              </w:r>
                            </w:p>
                          </w:tc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1EE4AFA3" w14:textId="77777777" w:rsidR="00574A31" w:rsidRDefault="00574A31">
                              <w:pPr>
                                <w:jc w:val="right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top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^Top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4FCEEBD2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96"/>
                                <w:gridCol w:w="4535"/>
                              </w:tblGrid>
                              <w:tr w:rsidR="00574A31" w14:paraId="4FCFFE0F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2703E6D9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name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5BBBD465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cn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=system,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48E92791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79525758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description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66EDB943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cn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=system,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408CD06E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339FB28E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virtualDn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1091B300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cn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=system,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3B81FB8B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7524E619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enabled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39C3AA1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</w:tbl>
                            <w:p w14:paraId="049BE129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6B199751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3926528A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831"/>
                              </w:tblGrid>
                              <w:tr w:rsidR="00574A31" w14:paraId="516C83BA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5039B89F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B0659DA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4DB1CD85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67F4706C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0E394F34" w14:textId="77777777" w:rsidR="00574A31" w:rsidRDefault="00574A31">
                              <w:pPr>
                                <w:rPr>
                                  <w:rFonts w:eastAsia="Times New Roman"/>
                                  <w:color w:val="F7FBFA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Times New Roman"/>
                                  <w:color w:val="F7FBFA"/>
                                </w:rPr>
                                <w:t>-</w: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47A033EA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1A1608FD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2789C5F6" w14:textId="77777777" w:rsidR="00574A31" w:rsidRDefault="00574A31">
                              <w:pPr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bookmarkStart w:id="120" w:name="#Section:3ff07d7e-826a-4f30-b3c6-6794944"/>
                              <w:bookmarkEnd w:id="120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EXCLUDED_SEARCHBASE Sub Section - 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cn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users,dc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dbb,dc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=local</w:t>
                              </w:r>
                            </w:p>
                          </w:tc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6B7C4954" w14:textId="77777777" w:rsidR="00574A31" w:rsidRDefault="00574A31">
                              <w:pPr>
                                <w:jc w:val="right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top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^Top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231E612D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393"/>
                                <w:gridCol w:w="4438"/>
                              </w:tblGrid>
                              <w:tr w:rsidR="00574A31" w14:paraId="4CAB9D64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5A6393EC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name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392E9F8C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cn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=users,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4B3BD995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6EC1F5DE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description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2023F1C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cn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=users,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154AA4AC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5216FCC0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virtualDn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56EB2080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cn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=users,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4640235D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6B9C099D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enabled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5C29AF8A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</w:tbl>
                            <w:p w14:paraId="259985A5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0DA8E323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63535C60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831"/>
                              </w:tblGrid>
                              <w:tr w:rsidR="00574A31" w14:paraId="357F0F0C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5F82BC4F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6710BDC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19E0E239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7F2137DF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100BCD82" w14:textId="77777777" w:rsidR="00574A31" w:rsidRDefault="00574A31">
                              <w:pPr>
                                <w:rPr>
                                  <w:rFonts w:eastAsia="Times New Roman"/>
                                  <w:color w:val="F7FBFA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Times New Roman"/>
                                  <w:color w:val="F7FBFA"/>
                                </w:rPr>
                                <w:t>-</w: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2FD7A6A8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4794BD5B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386952BC" w14:textId="77777777" w:rsidR="00574A31" w:rsidRDefault="00574A31">
                              <w:pPr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bookmarkStart w:id="121" w:name="#Section:9230cf10-4d67-40e1-9324-340c855"/>
                              <w:bookmarkEnd w:id="121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lastRenderedPageBreak/>
                                <w:t xml:space="preserve">EXCLUDED_SEARCHBASE Sub Section - 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cn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vmmdkm,dc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dbb,dc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=local</w:t>
                              </w:r>
                            </w:p>
                          </w:tc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3B97BF5A" w14:textId="77777777" w:rsidR="00574A31" w:rsidRDefault="00574A31">
                              <w:pPr>
                                <w:jc w:val="right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top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^Top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0C872441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178"/>
                                <w:gridCol w:w="4653"/>
                              </w:tblGrid>
                              <w:tr w:rsidR="00574A31" w14:paraId="6D26DD9D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303127D9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name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68D276DD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cn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vmmdkm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156D7E3F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0710CE5E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description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AC9A937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cn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vmmdkm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4294AF8E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2490F381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virtualDn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67DA73AD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cn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vmmdkm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0C931BB1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5D1FB027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enabled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3B5B2A5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</w:tbl>
                            <w:p w14:paraId="029A0E2D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6B1E82A7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6B133779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831"/>
                              </w:tblGrid>
                              <w:tr w:rsidR="00574A31" w14:paraId="3EAC9507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37868517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DDE06EE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49BCCD0D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2590F109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5B440F4C" w14:textId="77777777" w:rsidR="00574A31" w:rsidRDefault="00574A31">
                              <w:pPr>
                                <w:rPr>
                                  <w:rFonts w:eastAsia="Times New Roman"/>
                                  <w:color w:val="F7FBFA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Times New Roman"/>
                                  <w:color w:val="F7FBFA"/>
                                </w:rPr>
                                <w:t>-</w: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5D0BB7A4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570E6502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447BB3AC" w14:textId="77777777" w:rsidR="00574A31" w:rsidRDefault="00574A31">
                              <w:pPr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bookmarkStart w:id="122" w:name="#Section:99a04bef-d301-48ba-b5f2-5e22d12"/>
                              <w:bookmarkEnd w:id="122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EXCLUDED_SEARCHBASE Sub Section - CN=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LostAndFound,dc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dbb,dc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=local</w:t>
                              </w:r>
                            </w:p>
                          </w:tc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58A89950" w14:textId="77777777" w:rsidR="00574A31" w:rsidRDefault="00574A31">
                              <w:pPr>
                                <w:jc w:val="right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top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^Top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74AB6CA6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947"/>
                                <w:gridCol w:w="4884"/>
                              </w:tblGrid>
                              <w:tr w:rsidR="00574A31" w14:paraId="61B9FC75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5E45DA7C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name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38DBC24E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CN=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LostAndFound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4B753398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3716F157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description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06357279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CN=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LostAndFound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5C69B0BB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6A492B6D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virtualDn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1413F34E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CN=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LostAndFound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3FACD1AE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5DADD504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enabled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70D1E78C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</w:tbl>
                            <w:p w14:paraId="63F4E8BC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45915D0C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1E16E24B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831"/>
                              </w:tblGrid>
                              <w:tr w:rsidR="00574A31" w14:paraId="523A72A2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6F740D98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74C98C7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408DE1A9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5579795A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6EF41F2D" w14:textId="77777777" w:rsidR="00574A31" w:rsidRDefault="00574A31">
                              <w:pPr>
                                <w:rPr>
                                  <w:rFonts w:eastAsia="Times New Roman"/>
                                  <w:color w:val="F7FBFA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Times New Roman"/>
                                  <w:color w:val="F7FBFA"/>
                                </w:rPr>
                                <w:t>-</w: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265CE993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484167EF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30316071" w14:textId="77777777" w:rsidR="00574A31" w:rsidRDefault="00574A31">
                              <w:pPr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bookmarkStart w:id="123" w:name="#Section:49f9a862-1ede-482d-9288-0a372ab"/>
                              <w:bookmarkEnd w:id="123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EXCLUDED_SEARCHBASE Sub Section - CN=TPM 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Devices,dc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dbb,dc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=local</w:t>
                              </w:r>
                            </w:p>
                          </w:tc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714D945B" w14:textId="77777777" w:rsidR="00574A31" w:rsidRDefault="00574A31">
                              <w:pPr>
                                <w:jc w:val="right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top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^Top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713AD2A0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011"/>
                                <w:gridCol w:w="4820"/>
                              </w:tblGrid>
                              <w:tr w:rsidR="00574A31" w14:paraId="360869BC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103D25DA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name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14E1D080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CN=TPM Devices,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3BA64F41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7BCD23B7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description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07E01C32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CN=TPM Devices,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5E8508F2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763B4714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virtualDn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5B22BBA1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CN=TPM Devices,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35179FCF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30B5169D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enabled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E3151B0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</w:tbl>
                            <w:p w14:paraId="665A9DFD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3D6BF24A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75F3FE8B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831"/>
                              </w:tblGrid>
                              <w:tr w:rsidR="00574A31" w14:paraId="77D73115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78AF4AD8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582F322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5BB6269B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3BEDF310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2C790C77" w14:textId="77777777" w:rsidR="00574A31" w:rsidRDefault="00574A31">
                              <w:pPr>
                                <w:rPr>
                                  <w:rFonts w:eastAsia="Times New Roman"/>
                                  <w:color w:val="F7FBFA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Times New Roman"/>
                                  <w:color w:val="F7FBFA"/>
                                </w:rPr>
                                <w:lastRenderedPageBreak/>
                                <w:t>-</w: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3ADFEF59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5C7A4FDD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32927C76" w14:textId="77777777" w:rsidR="00574A31" w:rsidRDefault="00574A31">
                              <w:pPr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bookmarkStart w:id="124" w:name="#Section:dccbc6b2-ad49-401b-a222-26b0405"/>
                              <w:bookmarkEnd w:id="124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EXCLUDED_SEARCHBASE Sub Section - CN=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Builtin,dc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dbb,dc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=local</w:t>
                              </w:r>
                            </w:p>
                          </w:tc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38BD97EE" w14:textId="77777777" w:rsidR="00574A31" w:rsidRDefault="00574A31">
                              <w:pPr>
                                <w:jc w:val="right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top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^Top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2F7C41FE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94"/>
                                <w:gridCol w:w="4537"/>
                              </w:tblGrid>
                              <w:tr w:rsidR="00574A31" w14:paraId="4013B656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5B56B949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name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290F03DB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CN=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Builtin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758346F2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4F46C98C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description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69AEE490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CN=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Builtin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5AAACB14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48459B90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virtualDn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316DC1A6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CN=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Builtin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1018E6AE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653DACEF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enabled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0A203188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</w:tbl>
                            <w:p w14:paraId="26566480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5B5A3A52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0912F69F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831"/>
                              </w:tblGrid>
                              <w:tr w:rsidR="00574A31" w14:paraId="0D73C53F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4CFC7DD2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D62C134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409AAE06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70417351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378BEE74" w14:textId="77777777" w:rsidR="00574A31" w:rsidRDefault="00574A31">
                              <w:pPr>
                                <w:rPr>
                                  <w:rFonts w:eastAsia="Times New Roman"/>
                                  <w:color w:val="F7FBFA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Times New Roman"/>
                                  <w:color w:val="F7FBFA"/>
                                </w:rPr>
                                <w:t>-</w: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0E47B6EE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1BD2FFD8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19F1E6BC" w14:textId="77777777" w:rsidR="00574A31" w:rsidRDefault="00574A31">
                              <w:pPr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bookmarkStart w:id="125" w:name="#Section:79b29673-8edb-424e-bfb3-d98388a"/>
                              <w:bookmarkEnd w:id="125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EXCLUDED_SEARCHBASE Sub Section - CN=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Infrastructure,dc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dbb,dc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=local</w:t>
                              </w:r>
                            </w:p>
                          </w:tc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702D7AF5" w14:textId="77777777" w:rsidR="00574A31" w:rsidRDefault="00574A31">
                              <w:pPr>
                                <w:jc w:val="right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top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^Top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76DAC1DC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967"/>
                                <w:gridCol w:w="4864"/>
                              </w:tblGrid>
                              <w:tr w:rsidR="00574A31" w14:paraId="13767C13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08ADB83F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name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0B81F3E6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CN=Infrastructure,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571DB0ED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43829D40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description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04D76A82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CN=Infrastructure,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5A0F3FB9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29195AAD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virtualDn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4CB86BE0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CN=Infrastructure,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7C0DCA49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160C83C3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enabled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7927845D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</w:tbl>
                            <w:p w14:paraId="38163EF1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48797718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6B02CA3D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831"/>
                              </w:tblGrid>
                              <w:tr w:rsidR="00574A31" w14:paraId="1EE47D99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414C1593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EB31E37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789AF054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79B54A5F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65156C96" w14:textId="77777777" w:rsidR="00574A31" w:rsidRDefault="00574A31">
                              <w:pPr>
                                <w:rPr>
                                  <w:rFonts w:eastAsia="Times New Roman"/>
                                  <w:color w:val="F7FBFA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Times New Roman"/>
                                  <w:color w:val="F7FBFA"/>
                                </w:rPr>
                                <w:t>-</w: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01F39C06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71D50CF3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3AF3278F" w14:textId="77777777" w:rsidR="00574A31" w:rsidRDefault="00574A31">
                              <w:pPr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bookmarkStart w:id="126" w:name="#Section:f21fdc7a-4ec4-4a39-9813-30ed10e"/>
                              <w:bookmarkEnd w:id="126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EXCLUDED_SEARCHBASE Sub Section - CN=NTDS 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Quotas,dc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dbb,dc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=local</w:t>
                              </w:r>
                            </w:p>
                          </w:tc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1D416BE6" w14:textId="77777777" w:rsidR="00574A31" w:rsidRDefault="00574A31">
                              <w:pPr>
                                <w:jc w:val="right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top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^Top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57A1D613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994"/>
                                <w:gridCol w:w="4837"/>
                              </w:tblGrid>
                              <w:tr w:rsidR="00574A31" w14:paraId="2467C589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155EC18A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name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6F3376F7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CN=NTDS Quotas,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3EB9A06C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3C11F083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description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17449FF8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CN=NTDS Quotas,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3EFCCE1F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724C12F8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virtualDn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6B8095B9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CN=NTDS Quotas, dc=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, dc=local</w:t>
                                    </w:r>
                                  </w:p>
                                </w:tc>
                              </w:tr>
                              <w:tr w:rsidR="00574A31" w14:paraId="5DAD9049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037C551B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enabled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53D9981E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</w:tbl>
                            <w:p w14:paraId="6685351B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1F533EED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6CD9E080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831"/>
                              </w:tblGrid>
                              <w:tr w:rsidR="00574A31" w14:paraId="38662E8A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769E77C8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31439C7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79F9525E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44C4D79A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7D866E2E" w14:textId="77777777" w:rsidR="00574A31" w:rsidRDefault="00574A31">
                              <w:pPr>
                                <w:rPr>
                                  <w:rFonts w:eastAsia="Times New Roman"/>
                                  <w:color w:val="F7FBFA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Times New Roman"/>
                                  <w:color w:val="F7FBFA"/>
                                </w:rPr>
                                <w:t>-</w: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293DD944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62A1FBD2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4E8FF6E0" w14:textId="77777777" w:rsidR="00574A31" w:rsidRDefault="00574A31">
                              <w:pPr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bookmarkStart w:id="127" w:name="#Section:3bb3cc2e-caa9-4adf-b312-26ddbe3"/>
                              <w:bookmarkEnd w:id="127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VISA_CONNECTION Sub Section - AD CONN 1</w:t>
                              </w:r>
                            </w:p>
                          </w:tc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03FED79B" w14:textId="77777777" w:rsidR="00574A31" w:rsidRDefault="00574A31">
                              <w:pPr>
                                <w:jc w:val="right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top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^Top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20B2837F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4307"/>
                                <w:gridCol w:w="2524"/>
                              </w:tblGrid>
                              <w:tr w:rsidR="00574A31" w14:paraId="494D3C72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7B468F10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name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5CEB489B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AD CONN 1</w:t>
                                    </w:r>
                                  </w:p>
                                </w:tc>
                              </w:tr>
                              <w:tr w:rsidR="00574A31" w14:paraId="04305928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3314CEF6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description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40547C46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AD CONN 1</w:t>
                                    </w:r>
                                  </w:p>
                                </w:tc>
                              </w:tr>
                              <w:tr w:rsidR="00574A31" w14:paraId="094DC894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4DD91132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enabled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1B7597D0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  <w:tr w:rsidR="00574A31" w14:paraId="0C1C7523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08148A38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host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17073F84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dbb.local</w:t>
                                    </w:r>
                                    <w:proofErr w:type="spellEnd"/>
                                  </w:p>
                                </w:tc>
                              </w:tr>
                              <w:tr w:rsidR="00574A31" w14:paraId="207DF130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3AC66C73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port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693B3C1C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389</w:t>
                                    </w:r>
                                  </w:p>
                                </w:tc>
                              </w:tr>
                              <w:tr w:rsidR="00574A31" w14:paraId="4C070FCA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1A9A9150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sslPort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36C5597E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636</w:t>
                                    </w:r>
                                  </w:p>
                                </w:tc>
                              </w:tr>
                              <w:tr w:rsidR="00574A31" w14:paraId="406AC470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45F58A21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connectionOrder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77C0F458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574A31" w14:paraId="37F65FC5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5AFEC8E3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sslEnabled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7B6DA240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False</w:t>
                                    </w:r>
                                  </w:p>
                                </w:tc>
                              </w:tr>
                              <w:tr w:rsidR="00574A31" w14:paraId="4D288CE8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01C4DF6A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timeOut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78BB869F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30</w:t>
                                    </w:r>
                                  </w:p>
                                </w:tc>
                              </w:tr>
                              <w:tr w:rsidR="00574A31" w14:paraId="500C7776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27B27687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className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0479CF25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c>
                              </w:tr>
                              <w:tr w:rsidR="00574A31" w14:paraId="7C2B3C31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094FCC7A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4"/>
                                        <w:szCs w:val="2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dllName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5564194B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1B11DDC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22D356B8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3DB0A0BB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831"/>
                              </w:tblGrid>
                              <w:tr w:rsidR="00574A31" w14:paraId="63D66E75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7B6B70E1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4586F1F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3FABD253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1145D209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3C12F2F6" w14:textId="77777777" w:rsidR="00574A31" w:rsidRDefault="00574A31">
                              <w:pPr>
                                <w:rPr>
                                  <w:rFonts w:eastAsia="Times New Roman"/>
                                  <w:color w:val="F7FBFA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Times New Roman"/>
                                  <w:color w:val="F7FBFA"/>
                                </w:rPr>
                                <w:t>-</w: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3DFF96B7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310D764F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3E9757CB" w14:textId="77777777" w:rsidR="00574A31" w:rsidRDefault="00574A31">
                              <w:pPr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bookmarkStart w:id="128" w:name="#Section:dfe593fa-e49b-42ae-9441-66d07f1"/>
                              <w:bookmarkEnd w:id="128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VISA_CONNECTION Sub Section - AD CONN 2</w:t>
                              </w:r>
                            </w:p>
                          </w:tc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4F0FED3F" w14:textId="77777777" w:rsidR="00574A31" w:rsidRDefault="00574A31">
                              <w:pPr>
                                <w:jc w:val="right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top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^Top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360572E3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4307"/>
                                <w:gridCol w:w="2524"/>
                              </w:tblGrid>
                              <w:tr w:rsidR="00574A31" w14:paraId="5D953098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6C80882B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name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19F4C0CD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AD CONN 2</w:t>
                                    </w:r>
                                  </w:p>
                                </w:tc>
                              </w:tr>
                              <w:tr w:rsidR="00574A31" w14:paraId="1E315BEC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3F7612EE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description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FC11AE4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AD CONN 2</w:t>
                                    </w:r>
                                  </w:p>
                                </w:tc>
                              </w:tr>
                              <w:tr w:rsidR="00574A31" w14:paraId="4B5F4C8D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66A01DF6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className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27AA4D2C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c>
                              </w:tr>
                              <w:tr w:rsidR="00574A31" w14:paraId="15F997CE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2208A693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4"/>
                                        <w:szCs w:val="2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connectionOrder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40EB17B7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  <w:tr w:rsidR="00574A31" w14:paraId="75CFA873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234188E3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lastRenderedPageBreak/>
                                      <w:t>dllName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242D3825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c>
                              </w:tr>
                              <w:tr w:rsidR="00574A31" w14:paraId="3C9515A3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3A7E28C8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4"/>
                                        <w:szCs w:val="2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sslEnabled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14EF54CE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False</w:t>
                                    </w:r>
                                  </w:p>
                                </w:tc>
                              </w:tr>
                              <w:tr w:rsidR="00574A31" w14:paraId="04C65957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3E6BEDE6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enabled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4D9268AB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  <w:tr w:rsidR="00574A31" w14:paraId="3C5874AB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485E23B0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timeOut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5E8C02E8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10</w:t>
                                    </w:r>
                                  </w:p>
                                </w:tc>
                              </w:tr>
                              <w:tr w:rsidR="00574A31" w14:paraId="06DF8977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28809DAA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host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692D388E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dbb.local</w:t>
                                    </w:r>
                                    <w:proofErr w:type="spellEnd"/>
                                  </w:p>
                                </w:tc>
                              </w:tr>
                              <w:tr w:rsidR="00574A31" w14:paraId="0209CE20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48A94098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port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01FE10F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389</w:t>
                                    </w:r>
                                  </w:p>
                                </w:tc>
                              </w:tr>
                              <w:tr w:rsidR="00574A31" w14:paraId="3F482BF2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4D3554A7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sslPort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11FD58E6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636</w:t>
                                    </w:r>
                                  </w:p>
                                </w:tc>
                              </w:tr>
                            </w:tbl>
                            <w:p w14:paraId="4ECACC30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55082F25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10EE5E66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831"/>
                              </w:tblGrid>
                              <w:tr w:rsidR="00574A31" w14:paraId="6BD75D46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0A153D25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0224668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7DF3E6E8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</w:tbl>
                      <w:p w14:paraId="23A83C4F" w14:textId="77777777" w:rsidR="00574A31" w:rsidRDefault="00574A31">
                        <w:pPr>
                          <w:rPr>
                            <w:rFonts w:eastAsia="Times New Roman"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14:paraId="081E6098" w14:textId="77777777" w:rsidR="00574A31" w:rsidRDefault="00574A31">
                        <w:pPr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  <w:tr w:rsidR="00574A31" w14:paraId="2339B4BB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813EE03" w14:textId="77777777" w:rsidR="00574A31" w:rsidRDefault="00574A31">
                        <w:pPr>
                          <w:rPr>
                            <w:rFonts w:eastAsia="Times New Roman"/>
                            <w:color w:val="F7FBFA"/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Times New Roman"/>
                            <w:color w:val="F7FBFA"/>
                          </w:rPr>
                          <w:lastRenderedPageBreak/>
                          <w:t>-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14:paraId="1F9E9EAA" w14:textId="77777777" w:rsidR="00574A31" w:rsidRDefault="00574A31">
                        <w:pPr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  <w:tr w:rsidR="00574A31" w14:paraId="6E080668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78ACFF"/>
                        </w:tcBorders>
                        <w:shd w:val="clear" w:color="auto" w:fill="EAF2FF"/>
                        <w:tcMar>
                          <w:top w:w="150" w:type="dxa"/>
                          <w:left w:w="150" w:type="dxa"/>
                          <w:bottom w:w="150" w:type="dxa"/>
                          <w:right w:w="150" w:type="dxa"/>
                        </w:tcMar>
                        <w:hideMark/>
                      </w:tcPr>
                      <w:p w14:paraId="77D71CA8" w14:textId="77777777" w:rsidR="00574A31" w:rsidRDefault="00574A31">
                        <w:pPr>
                          <w:rPr>
                            <w:rFonts w:eastAsia="Times New Roman"/>
                            <w:b/>
                            <w:bCs/>
                          </w:rPr>
                        </w:pPr>
                        <w:bookmarkStart w:id="129" w:name="#Section:a641214b-e6d2-453d-9e36-3677085"/>
                        <w:bookmarkEnd w:id="129"/>
                        <w:r>
                          <w:rPr>
                            <w:rFonts w:eastAsia="Times New Roman"/>
                            <w:b/>
                            <w:bCs/>
                          </w:rPr>
                          <w:t>VISA Sub Section - CSODBB</w:t>
                        </w:r>
                      </w:p>
                    </w:tc>
                    <w:tc>
                      <w:tcPr>
                        <w:tcW w:w="0" w:type="auto"/>
                        <w:tcBorders>
                          <w:bottom w:val="single" w:sz="6" w:space="0" w:color="78ACFF"/>
                        </w:tcBorders>
                        <w:shd w:val="clear" w:color="auto" w:fill="EAF2FF"/>
                        <w:tcMar>
                          <w:top w:w="150" w:type="dxa"/>
                          <w:left w:w="150" w:type="dxa"/>
                          <w:bottom w:w="150" w:type="dxa"/>
                          <w:right w:w="150" w:type="dxa"/>
                        </w:tcMar>
                        <w:hideMark/>
                      </w:tcPr>
                      <w:p w14:paraId="1273581D" w14:textId="77777777" w:rsidR="00574A31" w:rsidRDefault="00574A31">
                        <w:pPr>
                          <w:jc w:val="right"/>
                          <w:rPr>
                            <w:rFonts w:eastAsia="Times New Roman"/>
                            <w:b/>
                            <w:bCs/>
                          </w:rPr>
                        </w:pPr>
                        <w:hyperlink w:anchor="top" w:history="1">
                          <w:r>
                            <w:rPr>
                              <w:rStyle w:val="Hyperlink"/>
                              <w:rFonts w:eastAsia="Times New Roman"/>
                              <w:b/>
                              <w:bCs/>
                            </w:rPr>
                            <w:t>^Top</w:t>
                          </w:r>
                        </w:hyperlink>
                        <w:r>
                          <w:rPr>
                            <w:rFonts w:eastAsia="Times New Roman"/>
                            <w:b/>
                            <w:bCs/>
                          </w:rPr>
                          <w:t xml:space="preserve"> </w:t>
                        </w:r>
                      </w:p>
                    </w:tc>
                  </w:tr>
                  <w:tr w:rsidR="00574A31" w14:paraId="5BBC24CB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968"/>
                          <w:gridCol w:w="4682"/>
                        </w:tblGrid>
                        <w:tr w:rsidR="00574A31" w14:paraId="1B806DE4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44EAB4A0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name</w:t>
                              </w:r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7B2026E1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CSODBB</w:t>
                              </w:r>
                            </w:p>
                          </w:tc>
                        </w:tr>
                        <w:tr w:rsidR="00574A31" w14:paraId="33D36400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290489E3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description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2E2A9CF0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CSODBB</w:t>
                              </w:r>
                            </w:p>
                          </w:tc>
                        </w:tr>
                        <w:tr w:rsidR="00574A31" w14:paraId="26308104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4FB03269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ldapType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358ABAE4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ADAM</w:t>
                              </w:r>
                            </w:p>
                          </w:tc>
                        </w:tr>
                        <w:tr w:rsidR="00574A31" w14:paraId="04A03A58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2DD2352B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searchOrder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744E8DBB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2</w:t>
                              </w:r>
                            </w:p>
                          </w:tc>
                        </w:tr>
                        <w:tr w:rsidR="00574A31" w14:paraId="67AD2C32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11EAFBBE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dllName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7EC85D38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c>
                        </w:tr>
                        <w:tr w:rsidR="00574A31" w14:paraId="75714593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798567EE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className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0DF119A3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c>
                        </w:tr>
                        <w:tr w:rsidR="00574A31" w14:paraId="5B70BAC9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1586FD8F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virtualDn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76BA12D0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OU=CSODBB, dc=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dbb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, dc=local</w:t>
                              </w:r>
                            </w:p>
                          </w:tc>
                        </w:tr>
                        <w:tr w:rsidR="00574A31" w14:paraId="6773B9CB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0EBA895D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filter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25346E2F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c>
                        </w:tr>
                        <w:tr w:rsidR="00574A31" w14:paraId="1392D88D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5DAB8DD7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systemVisa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196D5CEE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False</w:t>
                              </w:r>
                            </w:p>
                          </w:tc>
                        </w:tr>
                        <w:tr w:rsidR="00574A31" w14:paraId="19BFC4D4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038A54A5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enabled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6CDDF2FD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True</w:t>
                              </w:r>
                            </w:p>
                          </w:tc>
                        </w:tr>
                        <w:tr w:rsidR="00574A31" w14:paraId="320088D8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6CEEC8A9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schemaVisaId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1F94FED2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Section:a641214b-e6d2-453d-9e36-3677085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CSODBB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156D12E2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598E960B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processTokenGroups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4E1EFA17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False</w:t>
                              </w:r>
                            </w:p>
                          </w:tc>
                        </w:tr>
                        <w:tr w:rsidR="00574A31" w14:paraId="4A1893F5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147A295E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lastRenderedPageBreak/>
                                <w:t>flattenSearchResults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2D91B6A5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False</w:t>
                              </w:r>
                            </w:p>
                          </w:tc>
                        </w:tr>
                        <w:tr w:rsidR="00574A31" w14:paraId="5AC043CE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2BF10ACD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isCriticalVisa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59382A6C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True</w:t>
                              </w:r>
                            </w:p>
                          </w:tc>
                        </w:tr>
                        <w:tr w:rsidR="00574A31" w14:paraId="5B54274D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1CF6161F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overridePrecedentAttributes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27BB6666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False</w:t>
                              </w:r>
                            </w:p>
                          </w:tc>
                        </w:tr>
                        <w:tr w:rsidR="00574A31" w14:paraId="479BFE1E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4674A36B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overrideVirtualAttributes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03AE0FAC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False</w:t>
                              </w:r>
                            </w:p>
                          </w:tc>
                        </w:tr>
                        <w:tr w:rsidR="00574A31" w14:paraId="575ECAD6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4670AD6C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fspTranslationEnabled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6BB9F0FB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False</w:t>
                              </w:r>
                            </w:p>
                          </w:tc>
                        </w:tr>
                        <w:tr w:rsidR="00574A31" w14:paraId="06395989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6A98651B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allowPassthroughAuth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736BB631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False</w:t>
                              </w:r>
                            </w:p>
                          </w:tc>
                        </w:tr>
                        <w:tr w:rsidR="00574A31" w14:paraId="314FAE76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612C8741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domainNames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044DA215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c>
                        </w:tr>
                        <w:tr w:rsidR="00574A31" w14:paraId="276E668F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58E4AC7F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upnSuffixes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57BA76DA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c>
                        </w:tr>
                        <w:tr w:rsidR="00574A31" w14:paraId="0021EC4F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51613BDD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physicalDn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1A4264CE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DC=CSODBB</w:t>
                              </w:r>
                            </w:p>
                          </w:tc>
                        </w:tr>
                        <w:tr w:rsidR="00574A31" w14:paraId="6E8E59C5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30735264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physicalConfigurationDn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532C88F1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CN={B1429D8F-ADC2-437D-A339-A5992D8F55A2}</w:t>
                              </w:r>
                            </w:p>
                          </w:tc>
                        </w:tr>
                        <w:tr w:rsidR="00574A31" w14:paraId="118E9938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6616BAB3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excludedAttributes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110540AB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c>
                        </w:tr>
                      </w:tbl>
                      <w:p w14:paraId="2698BC8E" w14:textId="77777777" w:rsidR="00574A31" w:rsidRDefault="00574A31">
                        <w:pPr>
                          <w:rPr>
                            <w:rFonts w:eastAsia="Times New Roman"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14:paraId="4C866ACD" w14:textId="77777777" w:rsidR="00574A31" w:rsidRDefault="00574A31">
                        <w:pPr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  <w:tr w:rsidR="00574A31" w14:paraId="1B1BFAEB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912"/>
                          <w:gridCol w:w="738"/>
                        </w:tblGrid>
                        <w:tr w:rsidR="00574A31" w14:paraId="643D0DC5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5BDC7648" w14:textId="77777777" w:rsidR="00574A31" w:rsidRDefault="00574A31">
                              <w:pPr>
                                <w:rPr>
                                  <w:rFonts w:eastAsia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bookmarkStart w:id="130" w:name="#Section:98a7cf7d-40a6-4f6c-83cb-8cddeca"/>
                              <w:bookmarkEnd w:id="130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lastRenderedPageBreak/>
                                <w:t>ATTRIBUTE_MAPPING Sub Section - DOB Attribute Mapping</w:t>
                              </w:r>
                            </w:p>
                          </w:tc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33B28FA2" w14:textId="77777777" w:rsidR="00574A31" w:rsidRDefault="00574A31">
                              <w:pPr>
                                <w:jc w:val="right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top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^Top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3868E0E2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555"/>
                                <w:gridCol w:w="3282"/>
                              </w:tblGrid>
                              <w:tr w:rsidR="00574A31" w14:paraId="0517260B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15462931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name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3FA7027C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DOB Attribute Mapping</w:t>
                                    </w:r>
                                  </w:p>
                                </w:tc>
                              </w:tr>
                              <w:tr w:rsidR="00574A31" w14:paraId="61577854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641B230D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description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001C8643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DOB Attribute Mapping</w:t>
                                    </w:r>
                                  </w:p>
                                </w:tc>
                              </w:tr>
                              <w:tr w:rsidR="00574A31" w14:paraId="5B50D7B6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73B00D00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objectClass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43EFA319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user</w:t>
                                    </w:r>
                                  </w:p>
                                </w:tc>
                              </w:tr>
                              <w:tr w:rsidR="00574A31" w14:paraId="07B6404D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477054F5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physicalAttributeName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3B780DCD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csodbbDOBString</w:t>
                                    </w:r>
                                    <w:proofErr w:type="spellEnd"/>
                                  </w:p>
                                </w:tc>
                              </w:tr>
                              <w:tr w:rsidR="00574A31" w14:paraId="55B12681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75CD80BE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virtualAttributeName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67D0F0C2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DOB</w:t>
                                    </w:r>
                                  </w:p>
                                </w:tc>
                              </w:tr>
                              <w:tr w:rsidR="00574A31" w14:paraId="440FACC2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081F0F83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enabled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AA2D69A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  <w:tr w:rsidR="00574A31" w14:paraId="163BB12A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28636E03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schemaOID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09803346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B085C99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5AD4FFDE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43C46387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837"/>
                              </w:tblGrid>
                              <w:tr w:rsidR="00574A31" w14:paraId="41701135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2A8813E5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350F001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5314105B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512005C3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602B152C" w14:textId="77777777" w:rsidR="00574A31" w:rsidRDefault="00574A31">
                              <w:pPr>
                                <w:rPr>
                                  <w:rFonts w:eastAsia="Times New Roman"/>
                                  <w:color w:val="F7FBFA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Times New Roman"/>
                                  <w:color w:val="F7FBFA"/>
                                </w:rPr>
                                <w:t>-</w: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6FD81EBC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775ABF84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5489E03B" w14:textId="77777777" w:rsidR="00574A31" w:rsidRDefault="00574A31">
                              <w:pPr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bookmarkStart w:id="131" w:name="#Section:438124e9-974c-463f-ac14-e1e00e0"/>
                              <w:bookmarkEnd w:id="131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lastRenderedPageBreak/>
                                <w:t>ATTRIBUTE_MAPPING Sub Section - sex Attribute Mapping</w:t>
                              </w:r>
                            </w:p>
                          </w:tc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486C21D5" w14:textId="77777777" w:rsidR="00574A31" w:rsidRDefault="00574A31">
                              <w:pPr>
                                <w:jc w:val="right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top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^Top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05997128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642"/>
                                <w:gridCol w:w="3195"/>
                              </w:tblGrid>
                              <w:tr w:rsidR="00574A31" w14:paraId="50213F36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6F7234AB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name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0B5B7EEF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sex Attribute Mapping</w:t>
                                    </w:r>
                                  </w:p>
                                </w:tc>
                              </w:tr>
                              <w:tr w:rsidR="00574A31" w14:paraId="5A387918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2682D0C9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description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03908484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sex Attribute Mapping</w:t>
                                    </w:r>
                                  </w:p>
                                </w:tc>
                              </w:tr>
                              <w:tr w:rsidR="00574A31" w14:paraId="5973C2E7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438A6FF3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objectClass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30F59C23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user</w:t>
                                    </w:r>
                                  </w:p>
                                </w:tc>
                              </w:tr>
                              <w:tr w:rsidR="00574A31" w14:paraId="677A1DE9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4909101A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physicalAttributeName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7BBB9CC5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csodbbSex</w:t>
                                    </w:r>
                                    <w:proofErr w:type="spellEnd"/>
                                  </w:p>
                                </w:tc>
                              </w:tr>
                              <w:tr w:rsidR="00574A31" w14:paraId="065EEA80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52DA66A9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virtualAttributeName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1FA13444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sex</w:t>
                                    </w:r>
                                  </w:p>
                                </w:tc>
                              </w:tr>
                              <w:tr w:rsidR="00574A31" w14:paraId="0EDC915F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0256E328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enabled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5A5520EA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  <w:tr w:rsidR="00574A31" w14:paraId="6730B7E9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3EC1A442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schemaOID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25C73B0A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30C5836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1BA0DF0B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4DBD8F34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837"/>
                              </w:tblGrid>
                              <w:tr w:rsidR="00574A31" w14:paraId="33B4A6B4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6A96BBEF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46C09EE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2FC5AE54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6ABCC4B8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7C2B8AB0" w14:textId="77777777" w:rsidR="00574A31" w:rsidRDefault="00574A31">
                              <w:pPr>
                                <w:rPr>
                                  <w:rFonts w:eastAsia="Times New Roman"/>
                                  <w:color w:val="F7FBFA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Times New Roman"/>
                                  <w:color w:val="F7FBFA"/>
                                </w:rPr>
                                <w:t>-</w: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2D74891C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3BBD4768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66D3C6F8" w14:textId="77777777" w:rsidR="00574A31" w:rsidRDefault="00574A31">
                              <w:pPr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bookmarkStart w:id="132" w:name="#Section:1cfc1368-6cae-44fe-8fc4-dda322e"/>
                              <w:bookmarkEnd w:id="132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ATTRIBUTE_MAPPING Sub Section - 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csodbbDOBString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Attribute Mapping</w:t>
                              </w:r>
                            </w:p>
                          </w:tc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65850929" w14:textId="77777777" w:rsidR="00574A31" w:rsidRDefault="00574A31">
                              <w:pPr>
                                <w:jc w:val="right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top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^Top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7030F6A0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832"/>
                                <w:gridCol w:w="4005"/>
                              </w:tblGrid>
                              <w:tr w:rsidR="00574A31" w14:paraId="2359C836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67692EA1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name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492ECC20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csodbbDOBString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 xml:space="preserve"> Attribute Mapping</w:t>
                                    </w:r>
                                  </w:p>
                                </w:tc>
                              </w:tr>
                              <w:tr w:rsidR="00574A31" w14:paraId="57FC2D2C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46627843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description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4AAC8877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csodbbDOBString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 xml:space="preserve"> Attribute Mapping</w:t>
                                    </w:r>
                                  </w:p>
                                </w:tc>
                              </w:tr>
                              <w:tr w:rsidR="00574A31" w14:paraId="28E62AC5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005DD910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objectClass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2B5CF9C1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user</w:t>
                                    </w:r>
                                  </w:p>
                                </w:tc>
                              </w:tr>
                              <w:tr w:rsidR="00574A31" w14:paraId="7442C193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21039EA3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physicalAttributeName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2E9893E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csodbbDOBString</w:t>
                                    </w:r>
                                    <w:proofErr w:type="spellEnd"/>
                                  </w:p>
                                </w:tc>
                              </w:tr>
                              <w:tr w:rsidR="00574A31" w14:paraId="3E2BF69E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40090B21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virtualAttributeName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35FCCC07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csodbbDOBString</w:t>
                                    </w:r>
                                    <w:proofErr w:type="spellEnd"/>
                                  </w:p>
                                </w:tc>
                              </w:tr>
                              <w:tr w:rsidR="00574A31" w14:paraId="77DEA7AD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37A0EF94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enabled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3413D4FC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  <w:tr w:rsidR="00574A31" w14:paraId="5944CB4E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33D399C6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schemaOID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57BF1992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F38644D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716CA633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61BABED5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837"/>
                              </w:tblGrid>
                              <w:tr w:rsidR="00574A31" w14:paraId="364C92F6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21723AF5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2AEA58F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71122FA5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0AA74E99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5437CED0" w14:textId="77777777" w:rsidR="00574A31" w:rsidRDefault="00574A31">
                              <w:pPr>
                                <w:rPr>
                                  <w:rFonts w:eastAsia="Times New Roman"/>
                                  <w:color w:val="F7FBFA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Times New Roman"/>
                                  <w:color w:val="F7FBFA"/>
                                </w:rPr>
                                <w:t>-</w: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7C05EECE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27C32D40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4F7EFD80" w14:textId="77777777" w:rsidR="00574A31" w:rsidRDefault="00574A31">
                              <w:pPr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bookmarkStart w:id="133" w:name="#Section:bf9b781b-5084-4013-896e-9a90379"/>
                              <w:bookmarkEnd w:id="133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lastRenderedPageBreak/>
                                <w:t xml:space="preserve">ATTRIBUTE_MAPPING Sub Section - 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csodbbSex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Attribute Mapping</w:t>
                              </w:r>
                            </w:p>
                          </w:tc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55D000FF" w14:textId="77777777" w:rsidR="00574A31" w:rsidRDefault="00574A31">
                              <w:pPr>
                                <w:jc w:val="right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top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^Top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26D10EE6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173"/>
                                <w:gridCol w:w="3664"/>
                              </w:tblGrid>
                              <w:tr w:rsidR="00574A31" w14:paraId="40E22BD8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05ABB856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name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27CB64AE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csodbbSex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 xml:space="preserve"> Attribute Mapping</w:t>
                                    </w:r>
                                  </w:p>
                                </w:tc>
                              </w:tr>
                              <w:tr w:rsidR="00574A31" w14:paraId="71C4FF78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3FB8E5FE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description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335C2A06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csodbbSex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 xml:space="preserve"> Attribute Mapping</w:t>
                                    </w:r>
                                  </w:p>
                                </w:tc>
                              </w:tr>
                              <w:tr w:rsidR="00574A31" w14:paraId="6E9686CD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2D898FE3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objectClass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1161C385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user</w:t>
                                    </w:r>
                                  </w:p>
                                </w:tc>
                              </w:tr>
                              <w:tr w:rsidR="00574A31" w14:paraId="098EA55B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1FBE5D3C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physicalAttributeName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650B9CE3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csodbbSex</w:t>
                                    </w:r>
                                    <w:proofErr w:type="spellEnd"/>
                                  </w:p>
                                </w:tc>
                              </w:tr>
                              <w:tr w:rsidR="00574A31" w14:paraId="2EE9F853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406A5552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virtualAttributeName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4A580CA5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csodbbSex</w:t>
                                    </w:r>
                                    <w:proofErr w:type="spellEnd"/>
                                  </w:p>
                                </w:tc>
                              </w:tr>
                              <w:tr w:rsidR="00574A31" w14:paraId="7DE6E19E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60E84E95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enabled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4B1BA071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  <w:tr w:rsidR="00574A31" w14:paraId="15A66442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1D6A710C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schemaOID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177F9C93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B60FBF0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42ADF65C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2104E502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837"/>
                              </w:tblGrid>
                              <w:tr w:rsidR="00574A31" w14:paraId="43E94994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3D35617A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7B89ECF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30B1688E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0FE376C5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53D233E6" w14:textId="77777777" w:rsidR="00574A31" w:rsidRDefault="00574A31">
                              <w:pPr>
                                <w:rPr>
                                  <w:rFonts w:eastAsia="Times New Roman"/>
                                  <w:color w:val="F7FBFA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Times New Roman"/>
                                  <w:color w:val="F7FBFA"/>
                                </w:rPr>
                                <w:t>-</w: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421DE4E8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26CF1AC7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245018EB" w14:textId="77777777" w:rsidR="00574A31" w:rsidRDefault="00574A31">
                              <w:pPr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bookmarkStart w:id="134" w:name="#Section:e5970766-15c1-4d27-b360-e545ba2"/>
                              <w:bookmarkEnd w:id="134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ATTRIBUTE_PRECEDENCE Sub Section - DOB Attribute Precedence</w:t>
                              </w:r>
                            </w:p>
                          </w:tc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2FD8AF70" w14:textId="77777777" w:rsidR="00574A31" w:rsidRDefault="00574A31">
                              <w:pPr>
                                <w:jc w:val="right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top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^Top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46C94EB3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758"/>
                                <w:gridCol w:w="4079"/>
                              </w:tblGrid>
                              <w:tr w:rsidR="00574A31" w14:paraId="52E3E6D9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72431BE2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name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139193E8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DOB Attribute Precedence</w:t>
                                    </w:r>
                                  </w:p>
                                </w:tc>
                              </w:tr>
                              <w:tr w:rsidR="00574A31" w14:paraId="10BFFB4B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0C1BFC2F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description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8A65963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DOB Attribute Precedence</w:t>
                                    </w:r>
                                  </w:p>
                                </w:tc>
                              </w:tr>
                              <w:tr w:rsidR="00574A31" w14:paraId="289C79E0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301814EF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objectClass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26E7E081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user</w:t>
                                    </w:r>
                                  </w:p>
                                </w:tc>
                              </w:tr>
                              <w:tr w:rsidR="00574A31" w14:paraId="6A358CBF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15FC4505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attributeName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09F07E9A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DOB</w:t>
                                    </w:r>
                                  </w:p>
                                </w:tc>
                              </w:tr>
                              <w:tr w:rsidR="00574A31" w14:paraId="420A8CE3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23655B12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enabled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026399A9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</w:tbl>
                            <w:p w14:paraId="29CBA58E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049AEED7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2D10DB86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837"/>
                              </w:tblGrid>
                              <w:tr w:rsidR="00574A31" w14:paraId="40D7EF6A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33DD0364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708986A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5FCBEB5B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5961A614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7AC278DF" w14:textId="77777777" w:rsidR="00574A31" w:rsidRDefault="00574A31">
                              <w:pPr>
                                <w:rPr>
                                  <w:rFonts w:eastAsia="Times New Roman"/>
                                  <w:color w:val="F7FBFA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Times New Roman"/>
                                  <w:color w:val="F7FBFA"/>
                                </w:rPr>
                                <w:t>-</w: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11A3F102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6439A0EF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122D2AA1" w14:textId="77777777" w:rsidR="00574A31" w:rsidRDefault="00574A31">
                              <w:pPr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bookmarkStart w:id="135" w:name="#Section:b000f44e-7950-4a7b-a61c-1d51b82"/>
                              <w:bookmarkEnd w:id="135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ATTRIBUTE_PRECEDENCE Sub Section - sex Attribute Precedence</w:t>
                              </w:r>
                            </w:p>
                          </w:tc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69C92266" w14:textId="77777777" w:rsidR="00574A31" w:rsidRDefault="00574A31">
                              <w:pPr>
                                <w:jc w:val="right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top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^Top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5FB32BF0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835"/>
                                <w:gridCol w:w="4002"/>
                              </w:tblGrid>
                              <w:tr w:rsidR="00574A31" w14:paraId="1401459B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11DFD0A9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name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5254A315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sex Attribute Precedence</w:t>
                                    </w:r>
                                  </w:p>
                                </w:tc>
                              </w:tr>
                              <w:tr w:rsidR="00574A31" w14:paraId="4BE054E7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0FD81125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lastRenderedPageBreak/>
                                      <w:t>description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6F167701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sex Attribute Precedence</w:t>
                                    </w:r>
                                  </w:p>
                                </w:tc>
                              </w:tr>
                              <w:tr w:rsidR="00574A31" w14:paraId="03774D1A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7825FF5A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objectClass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64C20CF0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user</w:t>
                                    </w:r>
                                  </w:p>
                                </w:tc>
                              </w:tr>
                              <w:tr w:rsidR="00574A31" w14:paraId="7709AB85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12D57FDE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attributeName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3971B93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sex</w:t>
                                    </w:r>
                                  </w:p>
                                </w:tc>
                              </w:tr>
                              <w:tr w:rsidR="00574A31" w14:paraId="16633FE9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4905F458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enabled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047BA485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</w:tbl>
                            <w:p w14:paraId="78978CF5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69077F7F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47A979B1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837"/>
                              </w:tblGrid>
                              <w:tr w:rsidR="00574A31" w14:paraId="3B9D1E4F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77A9793D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5A08E00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4B744C8C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6FD6DF6D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4BAE452E" w14:textId="77777777" w:rsidR="00574A31" w:rsidRDefault="00574A31">
                              <w:pPr>
                                <w:rPr>
                                  <w:rFonts w:eastAsia="Times New Roman"/>
                                  <w:color w:val="F7FBFA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Times New Roman"/>
                                  <w:color w:val="F7FBFA"/>
                                </w:rPr>
                                <w:t>-</w: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77A0D34B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39AC6C22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21464A1E" w14:textId="77777777" w:rsidR="00574A31" w:rsidRDefault="00574A31">
                              <w:pPr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bookmarkStart w:id="136" w:name="#Section:522b5465-e3e0-4bb8-b0bf-148880b"/>
                              <w:bookmarkEnd w:id="136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BIND_PROFILE Sub Section - CSODBB Admin Bind Profile</w:t>
                              </w:r>
                            </w:p>
                          </w:tc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20961B92" w14:textId="77777777" w:rsidR="00574A31" w:rsidRDefault="00574A31">
                              <w:pPr>
                                <w:jc w:val="right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top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^Top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03D1C392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399"/>
                                <w:gridCol w:w="4438"/>
                              </w:tblGrid>
                              <w:tr w:rsidR="00574A31" w14:paraId="555E547F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26BD21C1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name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40C4B4F1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CSODBB Admin Bind Profile</w:t>
                                    </w:r>
                                  </w:p>
                                </w:tc>
                              </w:tr>
                              <w:tr w:rsidR="00574A31" w14:paraId="0C6A51E7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1EDC68E6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description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08B11474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 xml:space="preserve">CSODBB Admin Bind Profile </w:t>
                                    </w:r>
                                  </w:p>
                                </w:tc>
                              </w:tr>
                              <w:tr w:rsidR="00574A31" w14:paraId="1BCA26CE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65D4C164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bindDn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2E0BF531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\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svcilm_ma_adlds</w:t>
                                    </w:r>
                                    <w:proofErr w:type="spellEnd"/>
                                  </w:p>
                                </w:tc>
                              </w:tr>
                              <w:tr w:rsidR="00574A31" w14:paraId="3CC2D8C4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353F63AF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ENCRYPTED-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bindPwd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5BE008EA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dOm7mlZcIDBCiHbgDyAeBiRqqk2nDJvYJMC1hpqC8Nc=</w:t>
                                    </w:r>
                                  </w:p>
                                </w:tc>
                              </w:tr>
                              <w:tr w:rsidR="00574A31" w14:paraId="341CA1DC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1A02B64A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ldapAuthNType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7517FB9D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Negotiate</w:t>
                                    </w:r>
                                  </w:p>
                                </w:tc>
                              </w:tr>
                              <w:tr w:rsidR="00574A31" w14:paraId="4694A588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497A3715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initialConnectionPoolSize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70A00960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  <w:tr w:rsidR="00574A31" w14:paraId="5103E6FD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4F9F1D69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maxConnectionPoolSize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2638182B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10</w:t>
                                    </w:r>
                                  </w:p>
                                </w:tc>
                              </w:tr>
                              <w:tr w:rsidR="00574A31" w14:paraId="0AF06FDB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1DC148AF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adminProfile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1B0E3413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  <w:tr w:rsidR="00574A31" w14:paraId="79880412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44FFEBD1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defaultProfile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290680CD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  <w:tr w:rsidR="00574A31" w14:paraId="697090B6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7211314E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enabled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189D6677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  <w:tr w:rsidR="00574A31" w14:paraId="067384EB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1E6C79C6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databaseConnectionString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42886ABC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8BEDDF3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6D557E0E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77C5085E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837"/>
                              </w:tblGrid>
                              <w:tr w:rsidR="00574A31" w14:paraId="6FEA544C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21485B7B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BB0E6EB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1C9769DD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1B97E4EF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5CDEEA1E" w14:textId="77777777" w:rsidR="00574A31" w:rsidRDefault="00574A31">
                              <w:pPr>
                                <w:rPr>
                                  <w:rFonts w:eastAsia="Times New Roman"/>
                                  <w:color w:val="F7FBFA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Times New Roman"/>
                                  <w:color w:val="F7FBFA"/>
                                </w:rPr>
                                <w:t>-</w: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6EC8775C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0089CCF6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2D365681" w14:textId="77777777" w:rsidR="00574A31" w:rsidRDefault="00574A31">
                              <w:pPr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bookmarkStart w:id="137" w:name="#Section:42c57ae9-fd12-4f36-a228-2497362"/>
                              <w:bookmarkEnd w:id="137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lastRenderedPageBreak/>
                                <w:t>VISA_CONNECTION Sub Section - CSODBB Connection</w:t>
                              </w:r>
                            </w:p>
                          </w:tc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18A156C0" w14:textId="77777777" w:rsidR="00574A31" w:rsidRDefault="00574A31">
                              <w:pPr>
                                <w:jc w:val="right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top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^Top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34D503C9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385"/>
                                <w:gridCol w:w="3452"/>
                              </w:tblGrid>
                              <w:tr w:rsidR="00574A31" w14:paraId="694405FF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4188983D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name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30452FB5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CSODBB Connection</w:t>
                                    </w:r>
                                  </w:p>
                                </w:tc>
                              </w:tr>
                              <w:tr w:rsidR="00574A31" w14:paraId="6D64A8CC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71A70045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description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EC241D7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CSODBB Connection</w:t>
                                    </w:r>
                                  </w:p>
                                </w:tc>
                              </w:tr>
                              <w:tr w:rsidR="00574A31" w14:paraId="1CD605B4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49AC9631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dllName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7D0AA7D8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c>
                              </w:tr>
                              <w:tr w:rsidR="00574A31" w14:paraId="546E04FE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59A58429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4"/>
                                        <w:szCs w:val="2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connectionOrder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3DCBF475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574A31" w14:paraId="107277AC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1BC271F9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host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0D9B0DF0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127.0.0.1</w:t>
                                    </w:r>
                                  </w:p>
                                </w:tc>
                              </w:tr>
                              <w:tr w:rsidR="00574A31" w14:paraId="13FBA410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1265BFE7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port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647FC028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50000</w:t>
                                    </w:r>
                                  </w:p>
                                </w:tc>
                              </w:tr>
                              <w:tr w:rsidR="00574A31" w14:paraId="55EF4D16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37D1B202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sslPort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02A6D969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50001</w:t>
                                    </w:r>
                                  </w:p>
                                </w:tc>
                              </w:tr>
                              <w:tr w:rsidR="00574A31" w14:paraId="6CA4A9EA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586D2AD2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sslEnabled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6F10A55C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False</w:t>
                                    </w:r>
                                  </w:p>
                                </w:tc>
                              </w:tr>
                              <w:tr w:rsidR="00574A31" w14:paraId="199AE362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04175AA4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enabled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0EFCF6F6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  <w:tr w:rsidR="00574A31" w14:paraId="6438B6CB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6611D9ED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className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55E24332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EC97D95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42E3B64A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5C1CB3D3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837"/>
                              </w:tblGrid>
                              <w:tr w:rsidR="00574A31" w14:paraId="51DA4D17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6AFEF3C2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ECC4FAF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3F19CEBB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55315332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542B81F7" w14:textId="77777777" w:rsidR="00574A31" w:rsidRDefault="00574A31">
                              <w:pPr>
                                <w:rPr>
                                  <w:rFonts w:eastAsia="Times New Roman"/>
                                  <w:color w:val="F7FBFA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Times New Roman"/>
                                  <w:color w:val="F7FBFA"/>
                                </w:rPr>
                                <w:t>-</w: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2425B22E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36142491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60517FC0" w14:textId="77777777" w:rsidR="00574A31" w:rsidRDefault="00574A31">
                              <w:pPr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bookmarkStart w:id="138" w:name="#Section:ef56fc38-294e-4983-b472-2e48b15"/>
                              <w:bookmarkEnd w:id="138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VISA_CONNECTION Sub Section - CSODBB VISA Connection</w:t>
                              </w:r>
                            </w:p>
                          </w:tc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319ED9BE" w14:textId="77777777" w:rsidR="00574A31" w:rsidRDefault="00574A31">
                              <w:pPr>
                                <w:jc w:val="right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top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^Top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0E6174E6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005"/>
                                <w:gridCol w:w="3832"/>
                              </w:tblGrid>
                              <w:tr w:rsidR="00574A31" w14:paraId="49BFE1FF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3DCBA0A6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name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47DECF34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CSODBB VISA Connection</w:t>
                                    </w:r>
                                  </w:p>
                                </w:tc>
                              </w:tr>
                              <w:tr w:rsidR="00574A31" w14:paraId="7E6E7607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614DC0E3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description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7EEDA8B7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CSODBB VISA Connection</w:t>
                                    </w:r>
                                  </w:p>
                                </w:tc>
                              </w:tr>
                              <w:tr w:rsidR="00574A31" w14:paraId="23622882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6EB2ECFE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className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613AAF41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c>
                              </w:tr>
                              <w:tr w:rsidR="00574A31" w14:paraId="501E8A98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07B8B92E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4"/>
                                        <w:szCs w:val="2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connectionOrder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54A4C4CB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  <w:tr w:rsidR="00574A31" w14:paraId="610FE98E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3EB7C3CF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dllName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2ADFA6D4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c>
                              </w:tr>
                              <w:tr w:rsidR="00574A31" w14:paraId="17EB2AF5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3A7FE4EC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4"/>
                                        <w:szCs w:val="2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sslEnabled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577E00A2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False</w:t>
                                    </w:r>
                                  </w:p>
                                </w:tc>
                              </w:tr>
                              <w:tr w:rsidR="00574A31" w14:paraId="010912D7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33DBC642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enabled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11518FDF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  <w:tr w:rsidR="00574A31" w14:paraId="7268EA27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542477C1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lastRenderedPageBreak/>
                                      <w:t>timeOut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1613030E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10</w:t>
                                    </w:r>
                                  </w:p>
                                </w:tc>
                              </w:tr>
                              <w:tr w:rsidR="00574A31" w14:paraId="75F37EFF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3DEBD19B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host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1AD4EF78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OCCCP-AS034.dbb.local</w:t>
                                    </w:r>
                                  </w:p>
                                </w:tc>
                              </w:tr>
                              <w:tr w:rsidR="00574A31" w14:paraId="672CDD82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195BE384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port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75340190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50000</w:t>
                                    </w:r>
                                  </w:p>
                                </w:tc>
                              </w:tr>
                              <w:tr w:rsidR="00574A31" w14:paraId="45F16D0A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3F3AA928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sslPort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487830B5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50001</w:t>
                                    </w:r>
                                  </w:p>
                                </w:tc>
                              </w:tr>
                            </w:tbl>
                            <w:p w14:paraId="59F0F7F1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0C64B431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1A7FB7B9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837"/>
                              </w:tblGrid>
                              <w:tr w:rsidR="00574A31" w14:paraId="47165C6B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4BCE5EC4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FE45F32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3724D157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</w:tbl>
                      <w:p w14:paraId="30B7E1C4" w14:textId="77777777" w:rsidR="00574A31" w:rsidRDefault="00574A31">
                        <w:pPr>
                          <w:rPr>
                            <w:rFonts w:eastAsia="Times New Roman"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14:paraId="195CE077" w14:textId="77777777" w:rsidR="00574A31" w:rsidRDefault="00574A31">
                        <w:pPr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1B75BA01" w14:textId="77777777" w:rsidR="00574A31" w:rsidRDefault="00574A31">
                  <w:pPr>
                    <w:rPr>
                      <w:rFonts w:eastAsia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E6D676C" w14:textId="77777777" w:rsidR="00574A31" w:rsidRDefault="00574A31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574A31" w14:paraId="755B3774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08A8C22" w14:textId="77777777" w:rsidR="00574A31" w:rsidRDefault="00574A31">
                  <w:pPr>
                    <w:rPr>
                      <w:rFonts w:eastAsia="Times New Roman"/>
                      <w:color w:val="F7FBFA"/>
                      <w:sz w:val="24"/>
                      <w:szCs w:val="24"/>
                    </w:rPr>
                  </w:pPr>
                  <w:r>
                    <w:rPr>
                      <w:rFonts w:eastAsia="Times New Roman"/>
                      <w:color w:val="F7FBFA"/>
                    </w:rPr>
                    <w:lastRenderedPageBreak/>
                    <w:t>-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E2ED2D6" w14:textId="77777777" w:rsidR="00574A31" w:rsidRDefault="00574A31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574A31" w14:paraId="5B176473" w14:textId="77777777">
              <w:trPr>
                <w:tblCellSpacing w:w="15" w:type="dxa"/>
              </w:trPr>
              <w:tc>
                <w:tcPr>
                  <w:tcW w:w="0" w:type="auto"/>
                  <w:tcBorders>
                    <w:bottom w:val="single" w:sz="6" w:space="0" w:color="78ACFF"/>
                  </w:tcBorders>
                  <w:shd w:val="clear" w:color="auto" w:fill="EAF2FF"/>
                  <w:tcMar>
                    <w:top w:w="150" w:type="dxa"/>
                    <w:left w:w="150" w:type="dxa"/>
                    <w:bottom w:w="150" w:type="dxa"/>
                    <w:right w:w="150" w:type="dxa"/>
                  </w:tcMar>
                  <w:hideMark/>
                </w:tcPr>
                <w:p w14:paraId="476B4391" w14:textId="77777777" w:rsidR="00574A31" w:rsidRDefault="00574A31">
                  <w:pPr>
                    <w:rPr>
                      <w:rFonts w:eastAsia="Times New Roman"/>
                      <w:b/>
                      <w:bCs/>
                    </w:rPr>
                  </w:pPr>
                  <w:bookmarkStart w:id="139" w:name="#Section:63535edd-9598-4885-a855-3edc7ae"/>
                  <w:bookmarkEnd w:id="139"/>
                  <w:r>
                    <w:rPr>
                      <w:rFonts w:eastAsia="Times New Roman"/>
                      <w:b/>
                      <w:bCs/>
                    </w:rPr>
                    <w:t>VISA_SET Sub Section - System VISA Set</w:t>
                  </w:r>
                </w:p>
              </w:tc>
              <w:tc>
                <w:tcPr>
                  <w:tcW w:w="0" w:type="auto"/>
                  <w:tcBorders>
                    <w:bottom w:val="single" w:sz="6" w:space="0" w:color="78ACFF"/>
                  </w:tcBorders>
                  <w:shd w:val="clear" w:color="auto" w:fill="EAF2FF"/>
                  <w:tcMar>
                    <w:top w:w="150" w:type="dxa"/>
                    <w:left w:w="150" w:type="dxa"/>
                    <w:bottom w:w="150" w:type="dxa"/>
                    <w:right w:w="150" w:type="dxa"/>
                  </w:tcMar>
                  <w:hideMark/>
                </w:tcPr>
                <w:p w14:paraId="790BF733" w14:textId="77777777" w:rsidR="00574A31" w:rsidRDefault="00574A31">
                  <w:pPr>
                    <w:jc w:val="right"/>
                    <w:rPr>
                      <w:rFonts w:eastAsia="Times New Roman"/>
                      <w:b/>
                      <w:bCs/>
                    </w:rPr>
                  </w:pPr>
                  <w:hyperlink w:anchor="top" w:history="1">
                    <w:r>
                      <w:rPr>
                        <w:rStyle w:val="Hyperlink"/>
                        <w:rFonts w:eastAsia="Times New Roman"/>
                        <w:b/>
                        <w:bCs/>
                      </w:rPr>
                      <w:t>^Top</w:t>
                    </w:r>
                  </w:hyperlink>
                  <w:r>
                    <w:rPr>
                      <w:rFonts w:eastAsia="Times New Roman"/>
                      <w:b/>
                      <w:bCs/>
                    </w:rPr>
                    <w:t xml:space="preserve"> </w:t>
                  </w:r>
                </w:p>
              </w:tc>
            </w:tr>
            <w:tr w:rsidR="00574A31" w14:paraId="0E7CCF6B" w14:textId="77777777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947"/>
                    <w:gridCol w:w="4513"/>
                  </w:tblGrid>
                  <w:tr w:rsidR="00574A31" w14:paraId="37E1C2CF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2B75729C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name</w:t>
                        </w:r>
                      </w:p>
                    </w:tc>
                    <w:tc>
                      <w:tcPr>
                        <w:tcW w:w="0" w:type="auto"/>
                        <w:shd w:val="clear" w:color="auto" w:fill="F5F5DC"/>
                        <w:hideMark/>
                      </w:tcPr>
                      <w:p w14:paraId="53BA948D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System VISA Set</w:t>
                        </w:r>
                      </w:p>
                    </w:tc>
                  </w:tr>
                  <w:tr w:rsidR="00574A31" w14:paraId="29F22121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6AFB5404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description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46D30EF8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System VISA Set</w:t>
                        </w:r>
                      </w:p>
                    </w:tc>
                  </w:tr>
                  <w:tr w:rsidR="00574A31" w14:paraId="1CC588BC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666666"/>
                          <w:right w:val="single" w:sz="6" w:space="0" w:color="666666"/>
                        </w:tcBorders>
                        <w:shd w:val="clear" w:color="auto" w:fill="CCCCCC"/>
                        <w:noWrap/>
                        <w:tcMar>
                          <w:top w:w="15" w:type="dxa"/>
                          <w:left w:w="150" w:type="dxa"/>
                          <w:bottom w:w="15" w:type="dxa"/>
                          <w:right w:w="150" w:type="dxa"/>
                        </w:tcMar>
                        <w:hideMark/>
                      </w:tcPr>
                      <w:p w14:paraId="48EDAB15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enabled</w:t>
                        </w:r>
                      </w:p>
                    </w:tc>
                    <w:tc>
                      <w:tcPr>
                        <w:tcW w:w="0" w:type="auto"/>
                        <w:shd w:val="clear" w:color="auto" w:fill="F5F5DC"/>
                        <w:hideMark/>
                      </w:tcPr>
                      <w:p w14:paraId="60C91207" w14:textId="77777777" w:rsidR="00574A31" w:rsidRDefault="00574A31">
                        <w:pPr>
                          <w:jc w:val="center"/>
                          <w:rPr>
                            <w:rFonts w:eastAsia="Times New Roman"/>
                            <w:b/>
                            <w:bCs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</w:rPr>
                          <w:t>True</w:t>
                        </w:r>
                      </w:p>
                    </w:tc>
                  </w:tr>
                </w:tbl>
                <w:p w14:paraId="611B673E" w14:textId="77777777" w:rsidR="00574A31" w:rsidRDefault="00574A31">
                  <w:pPr>
                    <w:rPr>
                      <w:rFonts w:eastAsia="Times New Roman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3549248" w14:textId="77777777" w:rsidR="00574A31" w:rsidRDefault="00574A31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574A31" w14:paraId="7861877F" w14:textId="77777777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714"/>
                    <w:gridCol w:w="746"/>
                  </w:tblGrid>
                  <w:tr w:rsidR="00574A31" w14:paraId="10F2FDE9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78ACFF"/>
                        </w:tcBorders>
                        <w:shd w:val="clear" w:color="auto" w:fill="EAF2FF"/>
                        <w:tcMar>
                          <w:top w:w="150" w:type="dxa"/>
                          <w:left w:w="150" w:type="dxa"/>
                          <w:bottom w:w="150" w:type="dxa"/>
                          <w:right w:w="150" w:type="dxa"/>
                        </w:tcMar>
                        <w:hideMark/>
                      </w:tcPr>
                      <w:p w14:paraId="652DE7B4" w14:textId="77777777" w:rsidR="00574A31" w:rsidRDefault="00574A31">
                        <w:pPr>
                          <w:rPr>
                            <w:rFonts w:eastAsia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bookmarkStart w:id="140" w:name="#Section:08aba2db-246b-4eb8-a8dc-de5668d"/>
                        <w:bookmarkEnd w:id="140"/>
                        <w:r>
                          <w:rPr>
                            <w:rFonts w:eastAsia="Times New Roman"/>
                            <w:b/>
                            <w:bCs/>
                          </w:rPr>
                          <w:t>JOIN_CACHE Sub Section - Join Cache</w:t>
                        </w:r>
                      </w:p>
                    </w:tc>
                    <w:tc>
                      <w:tcPr>
                        <w:tcW w:w="0" w:type="auto"/>
                        <w:tcBorders>
                          <w:bottom w:val="single" w:sz="6" w:space="0" w:color="78ACFF"/>
                        </w:tcBorders>
                        <w:shd w:val="clear" w:color="auto" w:fill="EAF2FF"/>
                        <w:tcMar>
                          <w:top w:w="150" w:type="dxa"/>
                          <w:left w:w="150" w:type="dxa"/>
                          <w:bottom w:w="150" w:type="dxa"/>
                          <w:right w:w="150" w:type="dxa"/>
                        </w:tcMar>
                        <w:hideMark/>
                      </w:tcPr>
                      <w:p w14:paraId="2D1EC832" w14:textId="77777777" w:rsidR="00574A31" w:rsidRDefault="00574A31">
                        <w:pPr>
                          <w:jc w:val="right"/>
                          <w:rPr>
                            <w:rFonts w:eastAsia="Times New Roman"/>
                            <w:b/>
                            <w:bCs/>
                          </w:rPr>
                        </w:pPr>
                        <w:hyperlink w:anchor="top" w:history="1">
                          <w:r>
                            <w:rPr>
                              <w:rStyle w:val="Hyperlink"/>
                              <w:rFonts w:eastAsia="Times New Roman"/>
                              <w:b/>
                              <w:bCs/>
                            </w:rPr>
                            <w:t>^Top</w:t>
                          </w:r>
                        </w:hyperlink>
                        <w:r>
                          <w:rPr>
                            <w:rFonts w:eastAsia="Times New Roman"/>
                            <w:b/>
                            <w:bCs/>
                          </w:rPr>
                          <w:t xml:space="preserve"> </w:t>
                        </w:r>
                      </w:p>
                    </w:tc>
                  </w:tr>
                  <w:tr w:rsidR="00574A31" w14:paraId="544BA33C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328"/>
                          <w:gridCol w:w="2311"/>
                        </w:tblGrid>
                        <w:tr w:rsidR="00574A31" w14:paraId="33673DF1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55037BA8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name</w:t>
                              </w:r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01ABB5B9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Join Cache</w:t>
                              </w:r>
                            </w:p>
                          </w:tc>
                        </w:tr>
                        <w:tr w:rsidR="00574A31" w14:paraId="1D414C51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1AC02830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description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58D2778D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Join Cache</w:t>
                              </w:r>
                            </w:p>
                          </w:tc>
                        </w:tr>
                        <w:tr w:rsidR="00574A31" w14:paraId="7D68D648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6D198F12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enabled</w:t>
                              </w:r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0892A8F8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False</w:t>
                              </w:r>
                            </w:p>
                          </w:tc>
                        </w:tr>
                        <w:tr w:rsidR="00574A31" w14:paraId="2B1F9DD5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39F17E18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cacheType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007F34F7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Memory</w:t>
                              </w:r>
                            </w:p>
                          </w:tc>
                        </w:tr>
                        <w:tr w:rsidR="00574A31" w14:paraId="3CE3DEEB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76F6AD66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cacheLifetime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70671029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3600</w:t>
                              </w:r>
                            </w:p>
                          </w:tc>
                        </w:tr>
                        <w:tr w:rsidR="00574A31" w14:paraId="6BC13AF5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0CEBB81D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percentageOfMemory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4A02E2BD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5</w:t>
                              </w:r>
                            </w:p>
                          </w:tc>
                        </w:tr>
                        <w:tr w:rsidR="00574A31" w14:paraId="0F9F5CF4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6EFFC216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pollingInterval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64C5B436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300</w:t>
                              </w:r>
                            </w:p>
                          </w:tc>
                        </w:tr>
                      </w:tbl>
                      <w:p w14:paraId="6FBDAE3E" w14:textId="77777777" w:rsidR="00574A31" w:rsidRDefault="00574A31">
                        <w:pPr>
                          <w:rPr>
                            <w:rFonts w:eastAsia="Times New Roman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14:paraId="5AD263CD" w14:textId="77777777" w:rsidR="00574A31" w:rsidRDefault="00574A31">
                        <w:pPr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  <w:tr w:rsidR="00574A31" w14:paraId="4CFDAB96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7639"/>
                        </w:tblGrid>
                        <w:tr w:rsidR="00574A31" w14:paraId="575E8ADB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74C226FC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</w:tbl>
                      <w:p w14:paraId="6101D065" w14:textId="77777777" w:rsidR="00574A31" w:rsidRDefault="00574A31">
                        <w:pPr>
                          <w:rPr>
                            <w:rFonts w:eastAsia="Times New Roman"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14:paraId="1DA48E8E" w14:textId="77777777" w:rsidR="00574A31" w:rsidRDefault="00574A31">
                        <w:pPr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  <w:tr w:rsidR="00574A31" w14:paraId="502C78B1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3AAC76B4" w14:textId="77777777" w:rsidR="00574A31" w:rsidRDefault="00574A31">
                        <w:pPr>
                          <w:rPr>
                            <w:rFonts w:eastAsia="Times New Roman"/>
                            <w:color w:val="F7FBFA"/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Times New Roman"/>
                            <w:color w:val="F7FBFA"/>
                          </w:rPr>
                          <w:t>-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14:paraId="0552AFBC" w14:textId="77777777" w:rsidR="00574A31" w:rsidRDefault="00574A31">
                        <w:pPr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  <w:tr w:rsidR="00574A31" w14:paraId="0674E97D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bottom w:val="single" w:sz="6" w:space="0" w:color="78ACFF"/>
                        </w:tcBorders>
                        <w:shd w:val="clear" w:color="auto" w:fill="EAF2FF"/>
                        <w:tcMar>
                          <w:top w:w="150" w:type="dxa"/>
                          <w:left w:w="150" w:type="dxa"/>
                          <w:bottom w:w="150" w:type="dxa"/>
                          <w:right w:w="150" w:type="dxa"/>
                        </w:tcMar>
                        <w:hideMark/>
                      </w:tcPr>
                      <w:p w14:paraId="551EFD62" w14:textId="77777777" w:rsidR="00574A31" w:rsidRDefault="00574A31">
                        <w:pPr>
                          <w:rPr>
                            <w:rFonts w:eastAsia="Times New Roman"/>
                            <w:b/>
                            <w:bCs/>
                          </w:rPr>
                        </w:pPr>
                        <w:bookmarkStart w:id="141" w:name="#Section:020edeaf-7620-4b15-97d5-dea2b63"/>
                        <w:bookmarkEnd w:id="141"/>
                        <w:r>
                          <w:rPr>
                            <w:rFonts w:eastAsia="Times New Roman"/>
                            <w:b/>
                            <w:bCs/>
                          </w:rPr>
                          <w:lastRenderedPageBreak/>
                          <w:t xml:space="preserve">VISA Sub Section - </w:t>
                        </w:r>
                        <w:proofErr w:type="spellStart"/>
                        <w:r>
                          <w:rPr>
                            <w:rFonts w:eastAsia="Times New Roman"/>
                            <w:b/>
                            <w:bCs/>
                          </w:rPr>
                          <w:t>VISConfig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tcBorders>
                          <w:bottom w:val="single" w:sz="6" w:space="0" w:color="78ACFF"/>
                        </w:tcBorders>
                        <w:shd w:val="clear" w:color="auto" w:fill="EAF2FF"/>
                        <w:tcMar>
                          <w:top w:w="150" w:type="dxa"/>
                          <w:left w:w="150" w:type="dxa"/>
                          <w:bottom w:w="150" w:type="dxa"/>
                          <w:right w:w="150" w:type="dxa"/>
                        </w:tcMar>
                        <w:hideMark/>
                      </w:tcPr>
                      <w:p w14:paraId="20EB85B3" w14:textId="77777777" w:rsidR="00574A31" w:rsidRDefault="00574A31">
                        <w:pPr>
                          <w:jc w:val="right"/>
                          <w:rPr>
                            <w:rFonts w:eastAsia="Times New Roman"/>
                            <w:b/>
                            <w:bCs/>
                          </w:rPr>
                        </w:pPr>
                        <w:hyperlink w:anchor="top" w:history="1">
                          <w:r>
                            <w:rPr>
                              <w:rStyle w:val="Hyperlink"/>
                              <w:rFonts w:eastAsia="Times New Roman"/>
                              <w:b/>
                              <w:bCs/>
                            </w:rPr>
                            <w:t>^Top</w:t>
                          </w:r>
                        </w:hyperlink>
                        <w:r>
                          <w:rPr>
                            <w:rFonts w:eastAsia="Times New Roman"/>
                            <w:b/>
                            <w:bCs/>
                          </w:rPr>
                          <w:t xml:space="preserve"> </w:t>
                        </w:r>
                      </w:p>
                    </w:tc>
                  </w:tr>
                  <w:tr w:rsidR="00574A31" w14:paraId="12865213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933"/>
                          <w:gridCol w:w="4706"/>
                        </w:tblGrid>
                        <w:tr w:rsidR="00574A31" w14:paraId="01B069CA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4E2E227F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name</w:t>
                              </w:r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5AEE43EB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VISConfig</w:t>
                              </w:r>
                              <w:proofErr w:type="spellEnd"/>
                            </w:p>
                          </w:tc>
                        </w:tr>
                        <w:tr w:rsidR="00574A31" w14:paraId="61CE1FEA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67D70E92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description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4056ECFB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VISConfig</w:t>
                              </w:r>
                              <w:proofErr w:type="spellEnd"/>
                            </w:p>
                          </w:tc>
                        </w:tr>
                        <w:tr w:rsidR="00574A31" w14:paraId="63FF0703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3BAB3FD5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enabled</w:t>
                              </w:r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33BC9077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True</w:t>
                              </w:r>
                            </w:p>
                          </w:tc>
                        </w:tr>
                        <w:tr w:rsidR="00574A31" w14:paraId="72DD7C71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49BCD981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virtualDn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6CF0F46A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ou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visconfig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, dc=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dbb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, dc=local</w:t>
                              </w:r>
                            </w:p>
                          </w:tc>
                        </w:tr>
                        <w:tr w:rsidR="00574A31" w14:paraId="4E79D507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35FBF7A8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physicalDn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1E58C492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DC=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VISConfig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, DC=ADAM</w:t>
                              </w:r>
                            </w:p>
                          </w:tc>
                        </w:tr>
                        <w:tr w:rsidR="00574A31" w14:paraId="1EC9980B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32EE4C07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physicalConfigurationDn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7AE78440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CN={D9F2C710-608F-46C7-A6CA-9C9BA69D98CA}</w:t>
                              </w:r>
                            </w:p>
                          </w:tc>
                        </w:tr>
                        <w:tr w:rsidR="00574A31" w14:paraId="5E06A0D2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36DA9D29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searchOrder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7BCC0C73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2</w:t>
                              </w:r>
                            </w:p>
                          </w:tc>
                        </w:tr>
                        <w:tr w:rsidR="00574A31" w14:paraId="4E5EAD52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3F547AAC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systemVisa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26F2DEEB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True</w:t>
                              </w:r>
                            </w:p>
                          </w:tc>
                        </w:tr>
                        <w:tr w:rsidR="00574A31" w14:paraId="3351A4E4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212BF55D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ldapType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2E70AAB5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ADAM</w:t>
                              </w:r>
                            </w:p>
                          </w:tc>
                        </w:tr>
                        <w:tr w:rsidR="00574A31" w14:paraId="0849B822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5E2F8F13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filter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6190BA58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c>
                        </w:tr>
                        <w:tr w:rsidR="00574A31" w14:paraId="7FA26B49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0F29B4FD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className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4E111012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c>
                        </w:tr>
                        <w:tr w:rsidR="00574A31" w14:paraId="6CCD09B7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14FACD2D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dllName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749E0259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c>
                        </w:tr>
                        <w:tr w:rsidR="00574A31" w14:paraId="0BE6F3B3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10FA9537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flattenSearchResults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783B0976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False</w:t>
                              </w:r>
                            </w:p>
                          </w:tc>
                        </w:tr>
                        <w:tr w:rsidR="00574A31" w14:paraId="4F4352B8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361FC902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schemaVisaId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7C6F274B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Section:020edeaf-7620-4b15-97d5-dea2b63" w:history="1">
                                <w:proofErr w:type="spellStart"/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VISConfig</w:t>
                                </w:r>
                                <w:proofErr w:type="spellEnd"/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38B4ACEF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64C93B07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isCriticalVisa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16EA61BF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True</w:t>
                              </w:r>
                            </w:p>
                          </w:tc>
                        </w:tr>
                        <w:tr w:rsidR="00574A31" w14:paraId="70E94196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065B30C8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overrideVirtualAttributes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736B27F8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False</w:t>
                              </w:r>
                            </w:p>
                          </w:tc>
                        </w:tr>
                        <w:tr w:rsidR="00574A31" w14:paraId="4F9FC0A1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3F86184B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overridePrecedentAttributes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165ED861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False</w:t>
                              </w:r>
                            </w:p>
                          </w:tc>
                        </w:tr>
                        <w:tr w:rsidR="00574A31" w14:paraId="3CB58B6A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3EADAD97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fspTranslationEnabled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27E9502D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False</w:t>
                              </w:r>
                            </w:p>
                          </w:tc>
                        </w:tr>
                        <w:tr w:rsidR="00574A31" w14:paraId="5E36B6AC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1BB23CC6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dnFormatAttributes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1FD2348D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vis-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dynGroupSearchBase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, vis-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virtualDn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, vis-member, vis-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JoinedObjects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, vis-owner</w:t>
                              </w:r>
                            </w:p>
                          </w:tc>
                        </w:tr>
                        <w:tr w:rsidR="00574A31" w14:paraId="340739C6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740AE030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processTokenGroups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60478D5E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False</w:t>
                              </w:r>
                            </w:p>
                          </w:tc>
                        </w:tr>
                        <w:tr w:rsidR="00574A31" w14:paraId="79A3DDF5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1440269E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t>allowPassthroughAuth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shd w:val="clear" w:color="auto" w:fill="F5F5DC"/>
                              <w:hideMark/>
                            </w:tcPr>
                            <w:p w14:paraId="7C162C06" w14:textId="77777777" w:rsidR="00574A31" w:rsidRDefault="00574A31">
                              <w:pPr>
                                <w:jc w:val="center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False</w:t>
                              </w:r>
                            </w:p>
                          </w:tc>
                        </w:tr>
                        <w:tr w:rsidR="00574A31" w14:paraId="2B6F9B6C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666666"/>
                                <w:right w:val="single" w:sz="6" w:space="0" w:color="666666"/>
                              </w:tcBorders>
                              <w:shd w:val="clear" w:color="auto" w:fill="CCCCCC"/>
                              <w:noWrap/>
                              <w:tcMar>
                                <w:top w:w="15" w:type="dxa"/>
                                <w:left w:w="150" w:type="dxa"/>
                                <w:bottom w:w="15" w:type="dxa"/>
                                <w:right w:w="150" w:type="dxa"/>
                              </w:tcMar>
                              <w:hideMark/>
                            </w:tcPr>
                            <w:p w14:paraId="1E8702E8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</w:rPr>
                                <w:lastRenderedPageBreak/>
                                <w:t>excludedAttributes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3C873E58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c>
                        </w:tr>
                      </w:tbl>
                      <w:p w14:paraId="73AA55D3" w14:textId="77777777" w:rsidR="00574A31" w:rsidRDefault="00574A31">
                        <w:pPr>
                          <w:rPr>
                            <w:rFonts w:eastAsia="Times New Roman"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14:paraId="68AB6674" w14:textId="77777777" w:rsidR="00574A31" w:rsidRDefault="00574A31">
                        <w:pPr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  <w:tr w:rsidR="00574A31" w14:paraId="5800DB63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893"/>
                          <w:gridCol w:w="746"/>
                        </w:tblGrid>
                        <w:tr w:rsidR="00574A31" w14:paraId="3EAB9B67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460765E3" w14:textId="77777777" w:rsidR="00574A31" w:rsidRDefault="00574A31">
                              <w:pPr>
                                <w:rPr>
                                  <w:rFonts w:eastAsia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bookmarkStart w:id="142" w:name="#Section:c50051e1-1054-4d5d-a572-dac62f8"/>
                              <w:bookmarkEnd w:id="142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lastRenderedPageBreak/>
                                <w:t xml:space="preserve">BIND_PROFILE Sub Section - 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VISConfig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- Admin Bind Profile</w:t>
                              </w:r>
                            </w:p>
                          </w:tc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24DC9E24" w14:textId="77777777" w:rsidR="00574A31" w:rsidRDefault="00574A31">
                              <w:pPr>
                                <w:jc w:val="right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top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^Top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27B46333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443"/>
                                <w:gridCol w:w="4375"/>
                              </w:tblGrid>
                              <w:tr w:rsidR="00574A31" w14:paraId="77344270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58758D77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name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30C10046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VISConfig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 xml:space="preserve"> - Admin Bind Profile</w:t>
                                    </w:r>
                                  </w:p>
                                </w:tc>
                              </w:tr>
                              <w:tr w:rsidR="00574A31" w14:paraId="2360BF95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2AE5A7B1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description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475F0572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VISConfig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 xml:space="preserve"> - Admin Bind Profile</w:t>
                                    </w:r>
                                  </w:p>
                                </w:tc>
                              </w:tr>
                              <w:tr w:rsidR="00574A31" w14:paraId="0127F30D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51A27073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bindDn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5FC0C3E4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dbb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\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svcilm_ma_adlds</w:t>
                                    </w:r>
                                    <w:proofErr w:type="spellEnd"/>
                                  </w:p>
                                </w:tc>
                              </w:tr>
                              <w:tr w:rsidR="00574A31" w14:paraId="1684E8D2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74A3D871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ENCRYPTED-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bindPwd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4CB35306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JXmI5oXIVNkJcFMm3SkvIKtNgvFLTaYHZWr4HXirxeE=</w:t>
                                    </w:r>
                                  </w:p>
                                </w:tc>
                              </w:tr>
                              <w:tr w:rsidR="00574A31" w14:paraId="0F882B91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03E47963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ldapAuthNType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6F118E2C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Negotiate</w:t>
                                    </w:r>
                                  </w:p>
                                </w:tc>
                              </w:tr>
                              <w:tr w:rsidR="00574A31" w14:paraId="660CAB97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75FC1DA2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initialConnectionPoolSize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6409C663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574A31" w14:paraId="4758E5EF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0F1FA1B7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maxConnectionPoolSize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4B8BA57F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10</w:t>
                                    </w:r>
                                  </w:p>
                                </w:tc>
                              </w:tr>
                              <w:tr w:rsidR="00574A31" w14:paraId="7E35EDC8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3879D1C6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adminProfile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34716B80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  <w:tr w:rsidR="00574A31" w14:paraId="464EA9D0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75EFFB27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enabled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1282FDC8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  <w:tr w:rsidR="00574A31" w14:paraId="2B852D3B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52D56754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databaseConnectionString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5FE9E864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F24EF4D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36FD1FA9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711A72D4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818"/>
                              </w:tblGrid>
                              <w:tr w:rsidR="00574A31" w14:paraId="2E44FF02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4E4E55F9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7F7C97E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67F9B17A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5EF2A935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1EB4233B" w14:textId="77777777" w:rsidR="00574A31" w:rsidRDefault="00574A31">
                              <w:pPr>
                                <w:rPr>
                                  <w:rFonts w:eastAsia="Times New Roman"/>
                                  <w:color w:val="F7FBFA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Times New Roman"/>
                                  <w:color w:val="F7FBFA"/>
                                </w:rPr>
                                <w:t>-</w: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7FB85DC7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102CA5F9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1E52314B" w14:textId="77777777" w:rsidR="00574A31" w:rsidRDefault="00574A31">
                              <w:pPr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bookmarkStart w:id="143" w:name="#Section:23ef4788-68f2-4d99-87f8-e5e8128"/>
                              <w:bookmarkEnd w:id="143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DN_FORMAT_ATTRIBUTE Sub Section - vis-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dynGroupSearchBase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DN Attribute</w:t>
                              </w:r>
                            </w:p>
                          </w:tc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5239D852" w14:textId="77777777" w:rsidR="00574A31" w:rsidRDefault="00574A31">
                              <w:pPr>
                                <w:jc w:val="right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top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^Top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24AAA2CC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987"/>
                                <w:gridCol w:w="3831"/>
                              </w:tblGrid>
                              <w:tr w:rsidR="00574A31" w14:paraId="197849BB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1BE7EF51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name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2BD4B032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vis-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dynGroupSearchBase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 xml:space="preserve"> DN Attribute</w:t>
                                    </w:r>
                                  </w:p>
                                </w:tc>
                              </w:tr>
                              <w:tr w:rsidR="00574A31" w14:paraId="7E75A048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36B13D10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description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48805625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vis-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dynGroupSearchBase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 xml:space="preserve"> DN Attribute</w:t>
                                    </w:r>
                                  </w:p>
                                </w:tc>
                              </w:tr>
                              <w:tr w:rsidR="00574A31" w14:paraId="267AE3A4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0192D801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attributeName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79755CED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vis-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dynGroupSearchBase</w:t>
                                    </w:r>
                                    <w:proofErr w:type="spellEnd"/>
                                  </w:p>
                                </w:tc>
                              </w:tr>
                              <w:tr w:rsidR="00574A31" w14:paraId="76C1D5FF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537BCD0A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referentialIntegrityEnabled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4F75D6E4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  <w:tr w:rsidR="00574A31" w14:paraId="51E57541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053B8A6E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lastRenderedPageBreak/>
                                      <w:t>enabled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583A5BED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</w:tbl>
                            <w:p w14:paraId="6AD01680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4BFC2F2D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02F66AED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818"/>
                              </w:tblGrid>
                              <w:tr w:rsidR="00574A31" w14:paraId="0A3911D0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41343098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A6CFCD4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522C278F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28DC7B42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4270AEA2" w14:textId="77777777" w:rsidR="00574A31" w:rsidRDefault="00574A31">
                              <w:pPr>
                                <w:rPr>
                                  <w:rFonts w:eastAsia="Times New Roman"/>
                                  <w:color w:val="F7FBFA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Times New Roman"/>
                                  <w:color w:val="F7FBFA"/>
                                </w:rPr>
                                <w:t>-</w: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77E860F4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23A88FC9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2D716E51" w14:textId="77777777" w:rsidR="00574A31" w:rsidRDefault="00574A31">
                              <w:pPr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bookmarkStart w:id="144" w:name="#Section:4c622922-1666-4852-aab9-698f737"/>
                              <w:bookmarkEnd w:id="144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DN_FORMAT_ATTRIBUTE Sub Section - vis-member DN Attribute</w:t>
                              </w:r>
                            </w:p>
                          </w:tc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73A1DD02" w14:textId="77777777" w:rsidR="00574A31" w:rsidRDefault="00574A31">
                              <w:pPr>
                                <w:jc w:val="right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top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^Top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10BCABB9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670"/>
                                <w:gridCol w:w="3148"/>
                              </w:tblGrid>
                              <w:tr w:rsidR="00574A31" w14:paraId="5898D283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14A0E7D1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name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7BE9EF93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vis-member DN Attribute</w:t>
                                    </w:r>
                                  </w:p>
                                </w:tc>
                              </w:tr>
                              <w:tr w:rsidR="00574A31" w14:paraId="77C82CC4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79D0CC05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description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5A2FD340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vis-member DN Attribute</w:t>
                                    </w:r>
                                  </w:p>
                                </w:tc>
                              </w:tr>
                              <w:tr w:rsidR="00574A31" w14:paraId="7D28E3C0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556A5855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attributeName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6BCB9BE7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vis-member</w:t>
                                    </w:r>
                                  </w:p>
                                </w:tc>
                              </w:tr>
                              <w:tr w:rsidR="00574A31" w14:paraId="66139F83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24B64040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referentialIntegrityEnabled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7ECBA8B2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  <w:tr w:rsidR="00574A31" w14:paraId="656EBDED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19DB3F55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enabled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0B195216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</w:tbl>
                            <w:p w14:paraId="6479262E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16BAA0EF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1D8D5BE7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818"/>
                              </w:tblGrid>
                              <w:tr w:rsidR="00574A31" w14:paraId="7AEC5981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311482D8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8329D2D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28C4B62B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03A1C635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530B5CF2" w14:textId="77777777" w:rsidR="00574A31" w:rsidRDefault="00574A31">
                              <w:pPr>
                                <w:rPr>
                                  <w:rFonts w:eastAsia="Times New Roman"/>
                                  <w:color w:val="F7FBFA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Times New Roman"/>
                                  <w:color w:val="F7FBFA"/>
                                </w:rPr>
                                <w:t>-</w: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75F99A4F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2F3AC2DB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703D9C51" w14:textId="77777777" w:rsidR="00574A31" w:rsidRDefault="00574A31">
                              <w:pPr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bookmarkStart w:id="145" w:name="#Section:32b57a3e-69b6-4f04-8f06-7e3d941"/>
                              <w:bookmarkEnd w:id="145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DN_FORMAT_ATTRIBUTE Sub Section - vis-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JoinedObjects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DN Attribute</w:t>
                              </w:r>
                            </w:p>
                          </w:tc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06A2D10E" w14:textId="77777777" w:rsidR="00574A31" w:rsidRDefault="00574A31">
                              <w:pPr>
                                <w:jc w:val="right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top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^Top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75D9B516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342"/>
                                <w:gridCol w:w="3476"/>
                              </w:tblGrid>
                              <w:tr w:rsidR="00574A31" w14:paraId="6DF234A1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7C520AF2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name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727AD960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vis-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JoinedObjects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 xml:space="preserve"> DN Attribute</w:t>
                                    </w:r>
                                  </w:p>
                                </w:tc>
                              </w:tr>
                              <w:tr w:rsidR="00574A31" w14:paraId="36C6D480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7FD9EEF5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description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66B1318D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vis-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JoinedObjects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 xml:space="preserve"> DN Attribute</w:t>
                                    </w:r>
                                  </w:p>
                                </w:tc>
                              </w:tr>
                              <w:tr w:rsidR="00574A31" w14:paraId="7D07A592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04D30A05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attributeName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2F341B4A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vis-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JoinedObjects</w:t>
                                    </w:r>
                                    <w:proofErr w:type="spellEnd"/>
                                  </w:p>
                                </w:tc>
                              </w:tr>
                              <w:tr w:rsidR="00574A31" w14:paraId="07910B53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2967BB04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referentialIntegrityEnabled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0B7E4E5D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  <w:tr w:rsidR="00574A31" w14:paraId="6FCEF2C6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626C11D8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enabled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66F56921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</w:tbl>
                            <w:p w14:paraId="71448353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6C6EE87B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0BD9DAFA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818"/>
                              </w:tblGrid>
                              <w:tr w:rsidR="00574A31" w14:paraId="2590AEAD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3C04F751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A89EAEE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58067C42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4DA0331D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3FB26AFB" w14:textId="77777777" w:rsidR="00574A31" w:rsidRDefault="00574A31">
                              <w:pPr>
                                <w:rPr>
                                  <w:rFonts w:eastAsia="Times New Roman"/>
                                  <w:color w:val="F7FBFA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Times New Roman"/>
                                  <w:color w:val="F7FBFA"/>
                                </w:rPr>
                                <w:t>-</w: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3ABF07EF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47367107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15D5D0D4" w14:textId="77777777" w:rsidR="00574A31" w:rsidRDefault="00574A31">
                              <w:pPr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bookmarkStart w:id="146" w:name="#Section:40f06c0c-9389-4a9a-898e-5058b82"/>
                              <w:bookmarkEnd w:id="146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DN_FORMAT_ATTRIBUTE Sub Section - vis-owner DN Attribute</w:t>
                              </w:r>
                            </w:p>
                          </w:tc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46B92111" w14:textId="77777777" w:rsidR="00574A31" w:rsidRDefault="00574A31">
                              <w:pPr>
                                <w:jc w:val="right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top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^Top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3B9798B4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808"/>
                                <w:gridCol w:w="3010"/>
                              </w:tblGrid>
                              <w:tr w:rsidR="00574A31" w14:paraId="6CA2E098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0E9AE9F2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lastRenderedPageBreak/>
                                      <w:t>name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680D9891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vis-owner DN Attribute</w:t>
                                    </w:r>
                                  </w:p>
                                </w:tc>
                              </w:tr>
                              <w:tr w:rsidR="00574A31" w14:paraId="59D81043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3F8F12F7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description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6ED76F5C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vis-owner DN Attribute</w:t>
                                    </w:r>
                                  </w:p>
                                </w:tc>
                              </w:tr>
                              <w:tr w:rsidR="00574A31" w14:paraId="41FFED0D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50F4AD49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attributeName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55A8A648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vis-owner</w:t>
                                    </w:r>
                                  </w:p>
                                </w:tc>
                              </w:tr>
                              <w:tr w:rsidR="00574A31" w14:paraId="24BC8033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1235DDD9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referentialIntegrityEnabled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378C844E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  <w:tr w:rsidR="00574A31" w14:paraId="44924FF4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6E8EF286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enabled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7CFB0240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</w:tbl>
                            <w:p w14:paraId="3C122379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1EE7BF03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43F15716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818"/>
                              </w:tblGrid>
                              <w:tr w:rsidR="00574A31" w14:paraId="7C1E2AA2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41C9F739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C567C64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0CEEE5C4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6D62A283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1CA6BA64" w14:textId="77777777" w:rsidR="00574A31" w:rsidRDefault="00574A31">
                              <w:pPr>
                                <w:rPr>
                                  <w:rFonts w:eastAsia="Times New Roman"/>
                                  <w:color w:val="F7FBFA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Times New Roman"/>
                                  <w:color w:val="F7FBFA"/>
                                </w:rPr>
                                <w:t>-</w: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4349482C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2CCA2C0F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7C017652" w14:textId="77777777" w:rsidR="00574A31" w:rsidRDefault="00574A31">
                              <w:pPr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bookmarkStart w:id="147" w:name="#Section:22f02c2c-2222-2a2a-898e-5058b82"/>
                              <w:bookmarkEnd w:id="147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DN_FORMAT_ATTRIBUTE Sub Section - vis-</w:t>
                              </w: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delAdminOf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DN Attribute</w:t>
                              </w:r>
                            </w:p>
                          </w:tc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5F251602" w14:textId="77777777" w:rsidR="00574A31" w:rsidRDefault="00574A31">
                              <w:pPr>
                                <w:jc w:val="right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top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^Top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77D547DE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450"/>
                                <w:gridCol w:w="3368"/>
                              </w:tblGrid>
                              <w:tr w:rsidR="00574A31" w14:paraId="5C038EB5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6309136A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name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6E3AACC9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vis-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delAdminOf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 xml:space="preserve"> DN Attribute</w:t>
                                    </w:r>
                                  </w:p>
                                </w:tc>
                              </w:tr>
                              <w:tr w:rsidR="00574A31" w14:paraId="68B679D9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0F86A0FB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description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3ADA6DE3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vis-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delAdminOf</w:t>
                                    </w:r>
                                    <w:proofErr w:type="spellEnd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 xml:space="preserve"> DN Attribute</w:t>
                                    </w:r>
                                  </w:p>
                                </w:tc>
                              </w:tr>
                              <w:tr w:rsidR="00574A31" w14:paraId="5C5F2704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3B6D789C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attributeName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71B8DF65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vis-</w:t>
                                    </w: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delAdminOf</w:t>
                                    </w:r>
                                    <w:proofErr w:type="spellEnd"/>
                                  </w:p>
                                </w:tc>
                              </w:tr>
                              <w:tr w:rsidR="00574A31" w14:paraId="7F6867E4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4968B213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referentialIntegrityEnabled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508452C6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  <w:tr w:rsidR="00574A31" w14:paraId="72E493BC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6366A098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enabled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732BD057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</w:tbl>
                            <w:p w14:paraId="4604967F" w14:textId="77777777" w:rsidR="00574A31" w:rsidRDefault="00574A3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390E6213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7AA8DC2F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818"/>
                              </w:tblGrid>
                              <w:tr w:rsidR="00574A31" w14:paraId="5DD7313C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4C330F1A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388AE01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4D8822B8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3F7F9F15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3B13F421" w14:textId="77777777" w:rsidR="00574A31" w:rsidRDefault="00574A31">
                              <w:pPr>
                                <w:rPr>
                                  <w:rFonts w:eastAsia="Times New Roman"/>
                                  <w:color w:val="F7FBFA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Times New Roman"/>
                                  <w:color w:val="F7FBFA"/>
                                </w:rPr>
                                <w:t>-</w: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078975FA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778BE308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1E06C95D" w14:textId="77777777" w:rsidR="00574A31" w:rsidRDefault="00574A31">
                              <w:pPr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bookmarkStart w:id="148" w:name="#Section:f2055cf7-6364-4ccd-9c94-fb53ae3"/>
                              <w:bookmarkEnd w:id="148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VISA_CONNECTION Sub Section - System VISA Connection 1</w:t>
                              </w:r>
                            </w:p>
                          </w:tc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0567BB5F" w14:textId="77777777" w:rsidR="00574A31" w:rsidRDefault="00574A31">
                              <w:pPr>
                                <w:jc w:val="right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top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^Top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04FA9BE5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950"/>
                                <w:gridCol w:w="3868"/>
                              </w:tblGrid>
                              <w:tr w:rsidR="00574A31" w14:paraId="4ABE297E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4C919A99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name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08E4C09E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System VISA Connection 1</w:t>
                                    </w:r>
                                  </w:p>
                                </w:tc>
                              </w:tr>
                              <w:tr w:rsidR="00574A31" w14:paraId="697AE74B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7C4A942C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description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54234E2D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System VISA Connection 1</w:t>
                                    </w:r>
                                  </w:p>
                                </w:tc>
                              </w:tr>
                              <w:tr w:rsidR="00574A31" w14:paraId="51CC8FE2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2B080502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enabled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6DB4F29E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  <w:tr w:rsidR="00574A31" w14:paraId="1DD63CBA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2FB8ADF0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host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5AF5AC0C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127.0.0.1</w:t>
                                    </w:r>
                                  </w:p>
                                </w:tc>
                              </w:tr>
                              <w:tr w:rsidR="00574A31" w14:paraId="59A3A660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3EE4626B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port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5AA07B36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50389</w:t>
                                    </w:r>
                                  </w:p>
                                </w:tc>
                              </w:tr>
                              <w:tr w:rsidR="00574A31" w14:paraId="2CB685E8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76328FF5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lastRenderedPageBreak/>
                                      <w:t>sslPort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0CC9971A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50636</w:t>
                                    </w:r>
                                  </w:p>
                                </w:tc>
                              </w:tr>
                              <w:tr w:rsidR="00574A31" w14:paraId="735D0FF2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713BD75E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connectionOrder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1FC212EF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574A31" w14:paraId="78308F90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5439AECC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sslEnabled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43F3B9ED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False</w:t>
                                    </w:r>
                                  </w:p>
                                </w:tc>
                              </w:tr>
                              <w:tr w:rsidR="00574A31" w14:paraId="6954611B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7A0078AD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timeOut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7F227E4E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30</w:t>
                                    </w:r>
                                  </w:p>
                                </w:tc>
                              </w:tr>
                              <w:tr w:rsidR="00574A31" w14:paraId="4C322C32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651E42DD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className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54F8145E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c>
                              </w:tr>
                              <w:tr w:rsidR="00574A31" w14:paraId="6A4C5274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3BD65008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4"/>
                                        <w:szCs w:val="2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dllName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27C922E4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D040CE0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6F6EB3F4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59E01C4A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818"/>
                              </w:tblGrid>
                              <w:tr w:rsidR="00574A31" w14:paraId="05B57370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1D3B443C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D1A47A9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143BEC2C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6082A946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05AA2797" w14:textId="77777777" w:rsidR="00574A31" w:rsidRDefault="00574A31">
                              <w:pPr>
                                <w:rPr>
                                  <w:rFonts w:eastAsia="Times New Roman"/>
                                  <w:color w:val="F7FBFA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Times New Roman"/>
                                  <w:color w:val="F7FBFA"/>
                                </w:rPr>
                                <w:t>-</w: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6BBD8420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6627217D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0FA4C0C5" w14:textId="77777777" w:rsidR="00574A31" w:rsidRDefault="00574A31">
                              <w:pPr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bookmarkStart w:id="149" w:name="#Section:f3166cf8-7475-5ccd-0c05-fb64ae4"/>
                              <w:bookmarkEnd w:id="149"/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>VISA_CONNECTION Sub Section - System VISA Connection 2</w:t>
                              </w:r>
                            </w:p>
                          </w:tc>
                          <w:tc>
                            <w:tcPr>
                              <w:tcW w:w="0" w:type="auto"/>
                              <w:tcBorders>
                                <w:bottom w:val="single" w:sz="6" w:space="0" w:color="78ACFF"/>
                              </w:tcBorders>
                              <w:shd w:val="clear" w:color="auto" w:fill="EAF2FF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14:paraId="3E83ECFB" w14:textId="77777777" w:rsidR="00574A31" w:rsidRDefault="00574A31">
                              <w:pPr>
                                <w:jc w:val="right"/>
                                <w:rPr>
                                  <w:rFonts w:eastAsia="Times New Roman"/>
                                  <w:b/>
                                  <w:bCs/>
                                </w:rPr>
                              </w:pPr>
                              <w:hyperlink w:anchor="top" w:history="1">
                                <w:r>
                                  <w:rPr>
                                    <w:rStyle w:val="Hyperlink"/>
                                    <w:rFonts w:eastAsia="Times New Roman"/>
                                    <w:b/>
                                    <w:bCs/>
                                  </w:rPr>
                                  <w:t>^Top</w:t>
                                </w:r>
                              </w:hyperlink>
                              <w:r>
                                <w:rPr>
                                  <w:rFonts w:eastAsia="Times New Roman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c>
                        </w:tr>
                        <w:tr w:rsidR="00574A31" w14:paraId="755772AB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950"/>
                                <w:gridCol w:w="3868"/>
                              </w:tblGrid>
                              <w:tr w:rsidR="00574A31" w14:paraId="46FE9B45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063C9D1E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name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5E64402B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System VISA Connection 2</w:t>
                                    </w:r>
                                  </w:p>
                                </w:tc>
                              </w:tr>
                              <w:tr w:rsidR="00574A31" w14:paraId="48423FB0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30978441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description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3FB97174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System VISA Connection 2</w:t>
                                    </w:r>
                                  </w:p>
                                </w:tc>
                              </w:tr>
                              <w:tr w:rsidR="00574A31" w14:paraId="5A66E75C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309226E5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enabled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71EADE81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True</w:t>
                                    </w:r>
                                  </w:p>
                                </w:tc>
                              </w:tr>
                              <w:tr w:rsidR="00574A31" w14:paraId="65F2059A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38C68EDC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host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346370FA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127.0.0.1</w:t>
                                    </w:r>
                                  </w:p>
                                </w:tc>
                              </w:tr>
                              <w:tr w:rsidR="00574A31" w14:paraId="3562F449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10CDDC89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port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44922359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50389</w:t>
                                    </w:r>
                                  </w:p>
                                </w:tc>
                              </w:tr>
                              <w:tr w:rsidR="00574A31" w14:paraId="0024F2F3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30425E07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sslPort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7D1DED49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50636</w:t>
                                    </w:r>
                                  </w:p>
                                </w:tc>
                              </w:tr>
                              <w:tr w:rsidR="00574A31" w14:paraId="79A12ED9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2488F745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connectionOrder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3582E53D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  <w:tr w:rsidR="00574A31" w14:paraId="59728632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378F24EE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sslEnabled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0988A019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False</w:t>
                                    </w:r>
                                  </w:p>
                                </w:tc>
                              </w:tr>
                              <w:tr w:rsidR="00574A31" w14:paraId="77971EEF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1992FEF6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timeOut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374BF231" w14:textId="77777777" w:rsidR="00574A31" w:rsidRDefault="00574A31">
                                    <w:pPr>
                                      <w:jc w:val="center"/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eastAsia="Times New Roman"/>
                                        <w:b/>
                                        <w:bCs/>
                                      </w:rPr>
                                      <w:t>30</w:t>
                                    </w:r>
                                  </w:p>
                                </w:tc>
                              </w:tr>
                              <w:tr w:rsidR="00574A31" w14:paraId="43086E8B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7B8AAE8E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className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125787FB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c>
                              </w:tr>
                              <w:tr w:rsidR="00574A31" w14:paraId="645D00FF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bottom w:val="single" w:sz="6" w:space="0" w:color="666666"/>
                                      <w:right w:val="single" w:sz="6" w:space="0" w:color="666666"/>
                                    </w:tcBorders>
                                    <w:shd w:val="clear" w:color="auto" w:fill="CCCCCC"/>
                                    <w:noWrap/>
                                    <w:tcMar>
                                      <w:top w:w="15" w:type="dxa"/>
                                      <w:left w:w="150" w:type="dxa"/>
                                      <w:bottom w:w="15" w:type="dxa"/>
                                      <w:right w:w="150" w:type="dxa"/>
                                    </w:tcMar>
                                    <w:hideMark/>
                                  </w:tcPr>
                                  <w:p w14:paraId="3585937A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4"/>
                                        <w:szCs w:val="2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eastAsia="Times New Roman"/>
                                      </w:rPr>
                                      <w:t>dllName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5F5DC"/>
                                    <w:hideMark/>
                                  </w:tcPr>
                                  <w:p w14:paraId="60778603" w14:textId="77777777" w:rsidR="00574A31" w:rsidRDefault="00574A3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EFC23A8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09F0C8E3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574A31" w14:paraId="4465D98B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818"/>
                              </w:tblGrid>
                              <w:tr w:rsidR="00574A31" w14:paraId="73D636C2" w14:textId="77777777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36D711E4" w14:textId="77777777" w:rsidR="00574A31" w:rsidRDefault="00574A31">
                                    <w:pPr>
                                      <w:rPr>
                                        <w:rFonts w:eastAsia="Times New Roman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BFFB5FF" w14:textId="77777777" w:rsidR="00574A31" w:rsidRDefault="00574A31">
                              <w:pPr>
                                <w:rPr>
                                  <w:rFonts w:eastAsia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1BF5EBDA" w14:textId="77777777" w:rsidR="00574A31" w:rsidRDefault="00574A31">
                              <w:pP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</w:tr>
                      </w:tbl>
                      <w:p w14:paraId="1257910D" w14:textId="77777777" w:rsidR="00574A31" w:rsidRDefault="00574A31">
                        <w:pPr>
                          <w:rPr>
                            <w:rFonts w:eastAsia="Times New Roman"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14:paraId="4464543F" w14:textId="77777777" w:rsidR="00574A31" w:rsidRDefault="00574A31">
                        <w:pPr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33ED5163" w14:textId="77777777" w:rsidR="00574A31" w:rsidRDefault="00574A31">
                  <w:pPr>
                    <w:rPr>
                      <w:rFonts w:eastAsia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2581670" w14:textId="77777777" w:rsidR="00574A31" w:rsidRDefault="00574A31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</w:tbl>
          <w:p w14:paraId="509817E9" w14:textId="77777777" w:rsidR="00574A31" w:rsidRDefault="00574A31">
            <w:pPr>
              <w:rPr>
                <w:rFonts w:eastAsia="Times New Roman"/>
                <w:sz w:val="24"/>
                <w:szCs w:val="24"/>
              </w:rPr>
            </w:pPr>
          </w:p>
        </w:tc>
      </w:tr>
    </w:tbl>
    <w:p w14:paraId="4B333283" w14:textId="77777777" w:rsidR="00574A31" w:rsidRDefault="00574A31">
      <w:pPr>
        <w:divId w:val="58982599"/>
        <w:rPr>
          <w:rFonts w:eastAsia="Times New Roman"/>
          <w:sz w:val="24"/>
          <w:szCs w:val="24"/>
        </w:rPr>
      </w:pPr>
      <w:r>
        <w:rPr>
          <w:rFonts w:eastAsia="Times New Roman"/>
        </w:rPr>
        <w:lastRenderedPageBreak/>
        <w:pict w14:anchorId="35EEA91B">
          <v:rect id="_x0000_i1027" style="width:0;height:1.5pt" o:hralign="center" o:hrstd="t" o:hr="t" fillcolor="#a0a0a0" stroked="f"/>
        </w:pict>
      </w:r>
    </w:p>
    <w:p w14:paraId="0625B0D2" w14:textId="77777777" w:rsidR="00711C2F" w:rsidRDefault="00711C2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sectPr w:rsidR="00711C2F">
      <w:pgSz w:w="12240" w:h="15840"/>
      <w:pgMar w:top="1440" w:right="1440" w:bottom="1440" w:left="1440" w:header="720" w:footer="720" w:gutter="0"/>
      <w:cols w:space="720"/>
      <w:noEndnote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0" w:author="Ryan Crossingham" w:date="2012-04-20T12:04:00Z" w:initials="RC">
    <w:p w14:paraId="5238FDD1" w14:textId="77777777" w:rsidR="00436FBA" w:rsidRDefault="00436FBA" w:rsidP="00436FBA">
      <w:pPr>
        <w:pStyle w:val="CommentText"/>
      </w:pPr>
      <w:r>
        <w:rPr>
          <w:rStyle w:val="CommentReference"/>
        </w:rPr>
        <w:annotationRef/>
      </w:r>
      <w:r>
        <w:t>Not going to mention for all of them but need to reference tables / figures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238FDD1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9514A5"/>
    <w:multiLevelType w:val="singleLevel"/>
    <w:tmpl w:val="39AE28FA"/>
    <w:lvl w:ilvl="0">
      <w:start w:val="1"/>
      <w:numFmt w:val="decimal"/>
      <w:lvlText w:val="%1."/>
      <w:legacy w:legacy="1" w:legacySpace="0" w:legacyIndent="0"/>
      <w:lvlJc w:val="left"/>
      <w:rPr>
        <w:rFonts w:ascii="Calibri" w:hAnsi="Calibri" w:hint="default"/>
      </w:rPr>
    </w:lvl>
  </w:abstractNum>
  <w:abstractNum w:abstractNumId="1" w15:restartNumberingAfterBreak="0">
    <w:nsid w:val="0BE5064A"/>
    <w:multiLevelType w:val="hybridMultilevel"/>
    <w:tmpl w:val="C204BA4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0952B3"/>
    <w:multiLevelType w:val="singleLevel"/>
    <w:tmpl w:val="39AE28FA"/>
    <w:lvl w:ilvl="0">
      <w:start w:val="1"/>
      <w:numFmt w:val="decimal"/>
      <w:lvlText w:val="%1."/>
      <w:legacy w:legacy="1" w:legacySpace="0" w:legacyIndent="0"/>
      <w:lvlJc w:val="left"/>
      <w:rPr>
        <w:rFonts w:ascii="Calibri" w:hAnsi="Calibri" w:hint="default"/>
      </w:rPr>
    </w:lvl>
  </w:abstractNum>
  <w:abstractNum w:abstractNumId="3" w15:restartNumberingAfterBreak="0">
    <w:nsid w:val="127545BD"/>
    <w:multiLevelType w:val="hybridMultilevel"/>
    <w:tmpl w:val="6C7C522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1D686D"/>
    <w:multiLevelType w:val="hybridMultilevel"/>
    <w:tmpl w:val="EB22F41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64391C"/>
    <w:multiLevelType w:val="singleLevel"/>
    <w:tmpl w:val="2474F3CE"/>
    <w:lvl w:ilvl="0">
      <w:start w:val="1"/>
      <w:numFmt w:val="decimal"/>
      <w:lvlText w:val="%1."/>
      <w:legacy w:legacy="1" w:legacySpace="0" w:legacyIndent="0"/>
      <w:lvlJc w:val="left"/>
      <w:rPr>
        <w:rFonts w:ascii="Calibri" w:hAnsi="Calibri" w:hint="default"/>
      </w:rPr>
    </w:lvl>
  </w:abstractNum>
  <w:abstractNum w:abstractNumId="6" w15:restartNumberingAfterBreak="0">
    <w:nsid w:val="1A5E4852"/>
    <w:multiLevelType w:val="hybridMultilevel"/>
    <w:tmpl w:val="6CB6E72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5B7366"/>
    <w:multiLevelType w:val="multilevel"/>
    <w:tmpl w:val="3BB2A4D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Calibri" w:hAnsi="Calibri" w:hint="default"/>
        <w:b/>
        <w:i w:val="0"/>
        <w:sz w:val="28"/>
      </w:rPr>
    </w:lvl>
    <w:lvl w:ilvl="1">
      <w:start w:val="1"/>
      <w:numFmt w:val="decimal"/>
      <w:lvlText w:val="%1.%2"/>
      <w:lvlJc w:val="left"/>
      <w:pPr>
        <w:tabs>
          <w:tab w:val="num" w:pos="709"/>
        </w:tabs>
        <w:ind w:left="709" w:hanging="709"/>
      </w:pPr>
      <w:rPr>
        <w:rFonts w:ascii="Calibri" w:hAnsi="Calibri" w:hint="default"/>
        <w:b/>
        <w:i w:val="0"/>
        <w:color w:val="000080"/>
        <w:sz w:val="28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13" w:hanging="713"/>
      </w:pPr>
      <w:rPr>
        <w:rFonts w:ascii="Calibri" w:hAnsi="Calibri" w:hint="default"/>
        <w:b/>
        <w:i w:val="0"/>
        <w:caps w:val="0"/>
        <w:strike w:val="0"/>
        <w:dstrike w:val="0"/>
        <w:vanish w:val="0"/>
        <w:color w:val="00008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1EC1033F"/>
    <w:multiLevelType w:val="hybridMultilevel"/>
    <w:tmpl w:val="6DB4310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0C350B"/>
    <w:multiLevelType w:val="singleLevel"/>
    <w:tmpl w:val="2474F3CE"/>
    <w:lvl w:ilvl="0">
      <w:start w:val="1"/>
      <w:numFmt w:val="decimal"/>
      <w:lvlText w:val="%1."/>
      <w:legacy w:legacy="1" w:legacySpace="0" w:legacyIndent="0"/>
      <w:lvlJc w:val="left"/>
      <w:rPr>
        <w:rFonts w:ascii="Calibri" w:hAnsi="Calibri" w:hint="default"/>
      </w:rPr>
    </w:lvl>
  </w:abstractNum>
  <w:abstractNum w:abstractNumId="10" w15:restartNumberingAfterBreak="0">
    <w:nsid w:val="300F6D89"/>
    <w:multiLevelType w:val="hybridMultilevel"/>
    <w:tmpl w:val="DCF079BA"/>
    <w:lvl w:ilvl="0" w:tplc="0C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6D1321D"/>
    <w:multiLevelType w:val="hybridMultilevel"/>
    <w:tmpl w:val="823CC58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042982"/>
    <w:multiLevelType w:val="hybridMultilevel"/>
    <w:tmpl w:val="94305FC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8327E0"/>
    <w:multiLevelType w:val="hybridMultilevel"/>
    <w:tmpl w:val="FF921C3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F25090"/>
    <w:multiLevelType w:val="hybridMultilevel"/>
    <w:tmpl w:val="68C4952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4F2F15"/>
    <w:multiLevelType w:val="hybridMultilevel"/>
    <w:tmpl w:val="10FC0206"/>
    <w:lvl w:ilvl="0" w:tplc="93ACB478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216256"/>
    <w:multiLevelType w:val="hybridMultilevel"/>
    <w:tmpl w:val="94305FC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C875C8"/>
    <w:multiLevelType w:val="hybridMultilevel"/>
    <w:tmpl w:val="78642FD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4B1A09"/>
    <w:multiLevelType w:val="singleLevel"/>
    <w:tmpl w:val="39AE28FA"/>
    <w:lvl w:ilvl="0">
      <w:start w:val="1"/>
      <w:numFmt w:val="decimal"/>
      <w:lvlText w:val="%1."/>
      <w:legacy w:legacy="1" w:legacySpace="0" w:legacyIndent="0"/>
      <w:lvlJc w:val="left"/>
      <w:rPr>
        <w:rFonts w:ascii="Calibri" w:hAnsi="Calibri" w:hint="default"/>
      </w:rPr>
    </w:lvl>
  </w:abstractNum>
  <w:abstractNum w:abstractNumId="19" w15:restartNumberingAfterBreak="0">
    <w:nsid w:val="5BD076D7"/>
    <w:multiLevelType w:val="singleLevel"/>
    <w:tmpl w:val="39AE28FA"/>
    <w:lvl w:ilvl="0">
      <w:start w:val="1"/>
      <w:numFmt w:val="decimal"/>
      <w:lvlText w:val="%1."/>
      <w:legacy w:legacy="1" w:legacySpace="0" w:legacyIndent="0"/>
      <w:lvlJc w:val="left"/>
      <w:rPr>
        <w:rFonts w:ascii="Calibri" w:hAnsi="Calibri" w:hint="default"/>
      </w:rPr>
    </w:lvl>
  </w:abstractNum>
  <w:abstractNum w:abstractNumId="20" w15:restartNumberingAfterBreak="0">
    <w:nsid w:val="61263C16"/>
    <w:multiLevelType w:val="hybridMultilevel"/>
    <w:tmpl w:val="533ED7B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C11FC3"/>
    <w:multiLevelType w:val="hybridMultilevel"/>
    <w:tmpl w:val="DA547D30"/>
    <w:lvl w:ilvl="0" w:tplc="87A413DA">
      <w:start w:val="1"/>
      <w:numFmt w:val="bullet"/>
      <w:pStyle w:val="Normal-Heading2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960885C">
      <w:numFmt w:val="bullet"/>
      <w:lvlText w:val="•"/>
      <w:lvlJc w:val="left"/>
      <w:pPr>
        <w:ind w:left="2884" w:hanging="735"/>
      </w:pPr>
      <w:rPr>
        <w:rFonts w:ascii="Calibri" w:eastAsia="Times New Roman" w:hAnsi="Calibri" w:cs="Calibri" w:hint="default"/>
      </w:rPr>
    </w:lvl>
    <w:lvl w:ilvl="3" w:tplc="0C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76C3784D"/>
    <w:multiLevelType w:val="hybridMultilevel"/>
    <w:tmpl w:val="E9CA9FC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59473A"/>
    <w:multiLevelType w:val="hybridMultilevel"/>
    <w:tmpl w:val="34ECA31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3"/>
  </w:num>
  <w:num w:numId="4">
    <w:abstractNumId w:val="11"/>
  </w:num>
  <w:num w:numId="5">
    <w:abstractNumId w:val="12"/>
  </w:num>
  <w:num w:numId="6">
    <w:abstractNumId w:val="8"/>
  </w:num>
  <w:num w:numId="7">
    <w:abstractNumId w:val="14"/>
  </w:num>
  <w:num w:numId="8">
    <w:abstractNumId w:val="20"/>
  </w:num>
  <w:num w:numId="9">
    <w:abstractNumId w:val="16"/>
  </w:num>
  <w:num w:numId="10">
    <w:abstractNumId w:val="1"/>
  </w:num>
  <w:num w:numId="11">
    <w:abstractNumId w:val="0"/>
  </w:num>
  <w:num w:numId="12">
    <w:abstractNumId w:val="18"/>
  </w:num>
  <w:num w:numId="13">
    <w:abstractNumId w:val="2"/>
  </w:num>
  <w:num w:numId="14">
    <w:abstractNumId w:val="19"/>
  </w:num>
  <w:num w:numId="15">
    <w:abstractNumId w:val="15"/>
  </w:num>
  <w:num w:numId="16">
    <w:abstractNumId w:val="7"/>
  </w:num>
  <w:num w:numId="17">
    <w:abstractNumId w:val="13"/>
  </w:num>
  <w:num w:numId="18">
    <w:abstractNumId w:val="22"/>
  </w:num>
  <w:num w:numId="19">
    <w:abstractNumId w:val="4"/>
  </w:num>
  <w:num w:numId="20">
    <w:abstractNumId w:val="7"/>
  </w:num>
  <w:num w:numId="21">
    <w:abstractNumId w:val="7"/>
  </w:num>
  <w:num w:numId="22">
    <w:abstractNumId w:val="7"/>
  </w:num>
  <w:num w:numId="23">
    <w:abstractNumId w:val="7"/>
  </w:num>
  <w:num w:numId="24">
    <w:abstractNumId w:val="21"/>
  </w:num>
  <w:num w:numId="25">
    <w:abstractNumId w:val="6"/>
  </w:num>
  <w:num w:numId="26">
    <w:abstractNumId w:val="23"/>
  </w:num>
  <w:num w:numId="27">
    <w:abstractNumId w:val="17"/>
  </w:num>
  <w:num w:numId="2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849"/>
    <w:rsid w:val="00045410"/>
    <w:rsid w:val="00047164"/>
    <w:rsid w:val="000C0201"/>
    <w:rsid w:val="0019548B"/>
    <w:rsid w:val="0027211A"/>
    <w:rsid w:val="003B0ACA"/>
    <w:rsid w:val="00436FBA"/>
    <w:rsid w:val="00567F7F"/>
    <w:rsid w:val="00574A31"/>
    <w:rsid w:val="00625365"/>
    <w:rsid w:val="00676021"/>
    <w:rsid w:val="00681ACC"/>
    <w:rsid w:val="00711C2F"/>
    <w:rsid w:val="00733849"/>
    <w:rsid w:val="00847CD4"/>
    <w:rsid w:val="008955DE"/>
    <w:rsid w:val="008C497C"/>
    <w:rsid w:val="009863ED"/>
    <w:rsid w:val="00A36CB0"/>
    <w:rsid w:val="00AA31A0"/>
    <w:rsid w:val="00C033DA"/>
    <w:rsid w:val="00C12DD7"/>
    <w:rsid w:val="00D17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3F53934"/>
  <w14:defaultImageDpi w14:val="0"/>
  <w15:docId w15:val="{235B880F-0052-4B64-BDD2-6D2CC9A13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1A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1A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49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1AC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81AC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C497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681AC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81AC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1ACC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8C497C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C497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497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497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497C"/>
    <w:rPr>
      <w:color w:val="0563C1" w:themeColor="hyperlink"/>
      <w:u w:val="single"/>
    </w:rPr>
  </w:style>
  <w:style w:type="paragraph" w:customStyle="1" w:styleId="BodyText-Level1">
    <w:name w:val="Body Text - Level 1"/>
    <w:basedOn w:val="BodyText"/>
    <w:rsid w:val="00676021"/>
    <w:pPr>
      <w:widowControl w:val="0"/>
      <w:spacing w:line="240" w:lineRule="auto"/>
      <w:jc w:val="both"/>
    </w:pPr>
    <w:rPr>
      <w:rFonts w:ascii="Times" w:eastAsia="Times New Roman" w:hAnsi="Times" w:cs="Times New Roman"/>
      <w:sz w:val="20"/>
      <w:szCs w:val="20"/>
    </w:rPr>
  </w:style>
  <w:style w:type="paragraph" w:customStyle="1" w:styleId="StyleDocumentTitleDarkBlue">
    <w:name w:val="Style Document Title + Dark Blue"/>
    <w:basedOn w:val="Normal"/>
    <w:uiPriority w:val="99"/>
    <w:rsid w:val="00676021"/>
    <w:pPr>
      <w:spacing w:before="120" w:after="120" w:line="240" w:lineRule="auto"/>
      <w:ind w:left="709"/>
      <w:jc w:val="right"/>
    </w:pPr>
    <w:rPr>
      <w:rFonts w:ascii="Calibri" w:eastAsia="Times New Roman" w:hAnsi="Calibri" w:cs="Times New Roman"/>
      <w:b/>
      <w:bCs/>
      <w:color w:val="04325F"/>
      <w:sz w:val="32"/>
      <w:szCs w:val="36"/>
    </w:rPr>
  </w:style>
  <w:style w:type="paragraph" w:customStyle="1" w:styleId="StyleDocumentControlLeft0cm">
    <w:name w:val="Style Document Control + Left:  0 cm"/>
    <w:basedOn w:val="Normal"/>
    <w:rsid w:val="00676021"/>
    <w:pPr>
      <w:keepNext/>
      <w:spacing w:before="120" w:after="120" w:line="240" w:lineRule="atLeast"/>
    </w:pPr>
    <w:rPr>
      <w:rFonts w:ascii="Calibri" w:eastAsia="Times New Roman" w:hAnsi="Calibri" w:cs="Times New Roman"/>
      <w:b/>
      <w:bCs/>
      <w:color w:val="04325F"/>
      <w:sz w:val="36"/>
      <w:szCs w:val="20"/>
    </w:rPr>
  </w:style>
  <w:style w:type="paragraph" w:customStyle="1" w:styleId="StyleDocumentControl2Left0cm">
    <w:name w:val="Style Document Control 2 + Left:  0 cm"/>
    <w:basedOn w:val="Normal"/>
    <w:rsid w:val="00676021"/>
    <w:pPr>
      <w:keepNext/>
      <w:spacing w:before="120" w:after="120" w:line="240" w:lineRule="atLeast"/>
    </w:pPr>
    <w:rPr>
      <w:rFonts w:ascii="Calibri" w:eastAsia="Times New Roman" w:hAnsi="Calibri" w:cs="Times New Roman"/>
      <w:b/>
      <w:bCs/>
      <w:color w:val="04325F"/>
      <w:sz w:val="28"/>
      <w:szCs w:val="20"/>
    </w:rPr>
  </w:style>
  <w:style w:type="paragraph" w:customStyle="1" w:styleId="UNIFY-BodyTextTable">
    <w:name w:val="UNIFY - Body Text Table"/>
    <w:basedOn w:val="Normal"/>
    <w:qFormat/>
    <w:rsid w:val="00676021"/>
    <w:pPr>
      <w:spacing w:after="40" w:line="240" w:lineRule="auto"/>
    </w:pPr>
    <w:rPr>
      <w:rFonts w:ascii="Calibri" w:eastAsia="Times New Roman" w:hAnsi="Calibri" w:cs="Times New Roman"/>
      <w:sz w:val="20"/>
      <w:szCs w:val="20"/>
    </w:rPr>
  </w:style>
  <w:style w:type="paragraph" w:customStyle="1" w:styleId="UNIFY-TableHeadings">
    <w:name w:val="UNIFY - Table Headings"/>
    <w:basedOn w:val="Normal"/>
    <w:qFormat/>
    <w:rsid w:val="00676021"/>
    <w:pPr>
      <w:keepLines/>
      <w:widowControl w:val="0"/>
      <w:spacing w:before="60" w:after="60" w:line="240" w:lineRule="auto"/>
    </w:pPr>
    <w:rPr>
      <w:rFonts w:ascii="Calibri" w:eastAsia="Times New Roman" w:hAnsi="Calibri" w:cs="Arial"/>
      <w:b/>
      <w:szCs w:val="16"/>
      <w:lang w:bidi="he-IL"/>
    </w:rPr>
  </w:style>
  <w:style w:type="paragraph" w:styleId="BodyText">
    <w:name w:val="Body Text"/>
    <w:basedOn w:val="Normal"/>
    <w:link w:val="BodyTextChar"/>
    <w:uiPriority w:val="99"/>
    <w:semiHidden/>
    <w:unhideWhenUsed/>
    <w:rsid w:val="0067602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76021"/>
  </w:style>
  <w:style w:type="paragraph" w:customStyle="1" w:styleId="StyleHeading">
    <w:name w:val="Style Heading"/>
    <w:basedOn w:val="Heading1"/>
    <w:next w:val="Normal"/>
    <w:rsid w:val="0027211A"/>
    <w:pPr>
      <w:keepLines w:val="0"/>
      <w:pageBreakBefore/>
      <w:pBdr>
        <w:bottom w:val="single" w:sz="8" w:space="1" w:color="000080"/>
      </w:pBdr>
      <w:tabs>
        <w:tab w:val="left" w:pos="709"/>
      </w:tabs>
      <w:spacing w:after="240" w:line="240" w:lineRule="auto"/>
    </w:pPr>
    <w:rPr>
      <w:rFonts w:ascii="Calibri" w:eastAsia="Times New Roman" w:hAnsi="Calibri" w:cs="Arial"/>
      <w:b/>
      <w:bCs/>
      <w:caps/>
      <w:color w:val="04325F"/>
      <w:kern w:val="32"/>
    </w:rPr>
  </w:style>
  <w:style w:type="paragraph" w:customStyle="1" w:styleId="StyleHeading2">
    <w:name w:val="Style Heading 2"/>
    <w:basedOn w:val="Heading2"/>
    <w:next w:val="Normal"/>
    <w:link w:val="StyleHeading2CharChar"/>
    <w:uiPriority w:val="99"/>
    <w:rsid w:val="0027211A"/>
    <w:pPr>
      <w:keepLines w:val="0"/>
      <w:tabs>
        <w:tab w:val="num" w:pos="709"/>
      </w:tabs>
      <w:spacing w:before="240" w:after="120" w:line="240" w:lineRule="auto"/>
      <w:ind w:left="709" w:hanging="709"/>
      <w:jc w:val="both"/>
    </w:pPr>
    <w:rPr>
      <w:rFonts w:ascii="Calibri" w:eastAsia="Times New Roman" w:hAnsi="Calibri" w:cs="Arial"/>
      <w:b/>
      <w:bCs/>
      <w:smallCaps/>
      <w:color w:val="04325F"/>
      <w:kern w:val="32"/>
      <w:sz w:val="28"/>
      <w:szCs w:val="28"/>
    </w:rPr>
  </w:style>
  <w:style w:type="character" w:customStyle="1" w:styleId="StyleHeading2CharChar">
    <w:name w:val="Style Heading 2 Char Char"/>
    <w:link w:val="StyleHeading2"/>
    <w:uiPriority w:val="99"/>
    <w:rsid w:val="0027211A"/>
    <w:rPr>
      <w:rFonts w:ascii="Calibri" w:eastAsia="Times New Roman" w:hAnsi="Calibri" w:cs="Arial"/>
      <w:b/>
      <w:bCs/>
      <w:smallCaps/>
      <w:color w:val="04325F"/>
      <w:kern w:val="32"/>
      <w:sz w:val="28"/>
      <w:szCs w:val="28"/>
    </w:rPr>
  </w:style>
  <w:style w:type="paragraph" w:customStyle="1" w:styleId="Heading2Numbered">
    <w:name w:val="Heading 2 Numbered"/>
    <w:basedOn w:val="Normal"/>
    <w:next w:val="Normal"/>
    <w:autoRedefine/>
    <w:qFormat/>
    <w:rsid w:val="0027211A"/>
    <w:pPr>
      <w:keepNext/>
      <w:spacing w:before="240" w:after="120" w:line="240" w:lineRule="auto"/>
      <w:outlineLvl w:val="1"/>
    </w:pPr>
    <w:rPr>
      <w:rFonts w:eastAsiaTheme="majorEastAsia" w:cstheme="minorHAnsi"/>
      <w:b/>
      <w:smallCaps/>
      <w:noProof/>
      <w:color w:val="2E74B5" w:themeColor="accent1" w:themeShade="BF"/>
      <w:kern w:val="32"/>
      <w:sz w:val="28"/>
      <w:szCs w:val="28"/>
      <w:lang w:eastAsia="en-US"/>
    </w:rPr>
  </w:style>
  <w:style w:type="paragraph" w:customStyle="1" w:styleId="Heading3Numbered">
    <w:name w:val="Heading 3 Numbered"/>
    <w:basedOn w:val="Heading2Numbered"/>
    <w:next w:val="Normal"/>
    <w:autoRedefine/>
    <w:qFormat/>
    <w:rsid w:val="0027211A"/>
    <w:pPr>
      <w:spacing w:before="120"/>
      <w:outlineLvl w:val="2"/>
    </w:pPr>
    <w:rPr>
      <w:smallCaps w:val="0"/>
      <w:sz w:val="24"/>
    </w:rPr>
  </w:style>
  <w:style w:type="paragraph" w:customStyle="1" w:styleId="Heading4Numbered">
    <w:name w:val="Heading 4 Numbered"/>
    <w:basedOn w:val="Heading3Numbered"/>
    <w:next w:val="Normal"/>
    <w:autoRedefine/>
    <w:qFormat/>
    <w:rsid w:val="0027211A"/>
    <w:pPr>
      <w:jc w:val="both"/>
    </w:pPr>
  </w:style>
  <w:style w:type="paragraph" w:customStyle="1" w:styleId="Normal-Heading2">
    <w:name w:val="Normal-Heading 2"/>
    <w:basedOn w:val="Normal"/>
    <w:link w:val="Normal-Heading2Char"/>
    <w:rsid w:val="00436FBA"/>
    <w:pPr>
      <w:numPr>
        <w:numId w:val="24"/>
      </w:numPr>
      <w:spacing w:after="120" w:line="240" w:lineRule="auto"/>
      <w:jc w:val="both"/>
    </w:pPr>
    <w:rPr>
      <w:rFonts w:ascii="Times" w:eastAsia="Times New Roman" w:hAnsi="Times" w:cs="Times New Roman"/>
      <w:sz w:val="20"/>
      <w:szCs w:val="20"/>
    </w:rPr>
  </w:style>
  <w:style w:type="character" w:styleId="CommentReference">
    <w:name w:val="annotation reference"/>
    <w:uiPriority w:val="99"/>
    <w:rsid w:val="00436FB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rsid w:val="00436FBA"/>
    <w:pPr>
      <w:spacing w:after="120" w:line="240" w:lineRule="auto"/>
      <w:ind w:left="709"/>
      <w:jc w:val="both"/>
    </w:pPr>
    <w:rPr>
      <w:rFonts w:ascii="Times" w:eastAsia="Times New Roman" w:hAnsi="Times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36FBA"/>
    <w:rPr>
      <w:rFonts w:ascii="Times" w:eastAsia="Times New Roman" w:hAnsi="Times" w:cs="Times New Roman"/>
      <w:sz w:val="20"/>
      <w:szCs w:val="20"/>
    </w:rPr>
  </w:style>
  <w:style w:type="table" w:styleId="TableGrid">
    <w:name w:val="Table Grid"/>
    <w:basedOn w:val="TableNormal"/>
    <w:uiPriority w:val="59"/>
    <w:rsid w:val="00436FBA"/>
    <w:pPr>
      <w:spacing w:after="120" w:line="240" w:lineRule="auto"/>
    </w:pPr>
    <w:rPr>
      <w:rFonts w:ascii="Times" w:eastAsia="Times New Roman" w:hAnsi="Times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-Heading2Char">
    <w:name w:val="Normal-Heading 2 Char"/>
    <w:link w:val="Normal-Heading2"/>
    <w:rsid w:val="00436FBA"/>
    <w:rPr>
      <w:rFonts w:ascii="Times" w:eastAsia="Times New Roman" w:hAnsi="Times" w:cs="Times New Roman"/>
      <w:sz w:val="20"/>
      <w:szCs w:val="20"/>
    </w:rPr>
  </w:style>
  <w:style w:type="paragraph" w:customStyle="1" w:styleId="Heading1Numbered">
    <w:name w:val="Heading 1 Numbered"/>
    <w:basedOn w:val="Heading1"/>
    <w:next w:val="Normal"/>
    <w:link w:val="Heading1NumberedChar"/>
    <w:qFormat/>
    <w:rsid w:val="00436FBA"/>
    <w:pPr>
      <w:keepLines w:val="0"/>
      <w:pageBreakBefore/>
      <w:pBdr>
        <w:bottom w:val="single" w:sz="4" w:space="1" w:color="000080"/>
      </w:pBdr>
      <w:tabs>
        <w:tab w:val="num" w:pos="709"/>
      </w:tabs>
      <w:spacing w:after="120" w:line="240" w:lineRule="auto"/>
      <w:ind w:left="709" w:hanging="709"/>
    </w:pPr>
    <w:rPr>
      <w:rFonts w:ascii="Calibri" w:eastAsia="Times New Roman" w:hAnsi="Calibri" w:cs="Arial"/>
      <w:b/>
      <w:bCs/>
      <w:caps/>
      <w:color w:val="04325F"/>
      <w:kern w:val="32"/>
      <w:sz w:val="36"/>
      <w:lang w:eastAsia="en-US"/>
    </w:rPr>
  </w:style>
  <w:style w:type="character" w:customStyle="1" w:styleId="Heading1NumberedChar">
    <w:name w:val="Heading 1 Numbered Char"/>
    <w:basedOn w:val="DefaultParagraphFont"/>
    <w:link w:val="Heading1Numbered"/>
    <w:rsid w:val="00436FBA"/>
    <w:rPr>
      <w:rFonts w:ascii="Calibri" w:eastAsia="Times New Roman" w:hAnsi="Calibri" w:cs="Arial"/>
      <w:b/>
      <w:bCs/>
      <w:caps/>
      <w:color w:val="04325F"/>
      <w:kern w:val="32"/>
      <w:sz w:val="36"/>
      <w:szCs w:val="32"/>
      <w:lang w:eastAsia="en-US"/>
    </w:rPr>
  </w:style>
  <w:style w:type="paragraph" w:styleId="Caption">
    <w:name w:val="caption"/>
    <w:basedOn w:val="Normal"/>
    <w:next w:val="Normal"/>
    <w:qFormat/>
    <w:rsid w:val="00C033DA"/>
    <w:pPr>
      <w:spacing w:after="120" w:line="240" w:lineRule="auto"/>
      <w:ind w:left="709"/>
      <w:jc w:val="both"/>
    </w:pPr>
    <w:rPr>
      <w:rFonts w:ascii="Times" w:eastAsia="Times New Roman" w:hAnsi="Times" w:cs="Times New Roman"/>
      <w:b/>
      <w:bCs/>
      <w:sz w:val="20"/>
      <w:szCs w:val="20"/>
    </w:rPr>
  </w:style>
  <w:style w:type="table" w:customStyle="1" w:styleId="UNIFYTableLarge">
    <w:name w:val="UNIFYTableLarge"/>
    <w:basedOn w:val="TableNormal"/>
    <w:uiPriority w:val="99"/>
    <w:rsid w:val="00C033DA"/>
    <w:pPr>
      <w:spacing w:after="0" w:line="240" w:lineRule="auto"/>
    </w:pPr>
    <w:rPr>
      <w:rFonts w:eastAsia="Times New Roman" w:cs="Times New Roman"/>
      <w:szCs w:val="20"/>
    </w:rPr>
    <w:tblPr>
      <w:tblStyleRowBandSize w:val="2"/>
      <w:tblBorders>
        <w:top w:val="single" w:sz="2" w:space="0" w:color="D9D9D9" w:themeColor="background1" w:themeShade="D9"/>
        <w:left w:val="single" w:sz="2" w:space="0" w:color="D9D9D9" w:themeColor="background1" w:themeShade="D9"/>
        <w:bottom w:val="single" w:sz="2" w:space="0" w:color="D9D9D9" w:themeColor="background1" w:themeShade="D9"/>
        <w:right w:val="single" w:sz="2" w:space="0" w:color="D9D9D9" w:themeColor="background1" w:themeShade="D9"/>
        <w:insideH w:val="single" w:sz="2" w:space="0" w:color="D9D9D9" w:themeColor="background1" w:themeShade="D9"/>
        <w:insideV w:val="single" w:sz="2" w:space="0" w:color="D9D9D9" w:themeColor="background1" w:themeShade="D9"/>
      </w:tblBorders>
    </w:tblPr>
    <w:tblStylePr w:type="firstRow">
      <w:pPr>
        <w:keepNext/>
        <w:wordWrap/>
      </w:pPr>
      <w:rPr>
        <w:rFonts w:asciiTheme="minorHAnsi" w:hAnsiTheme="minorHAnsi"/>
        <w:b/>
        <w:sz w:val="22"/>
      </w:rPr>
      <w:tblPr/>
      <w:tcPr>
        <w:shd w:val="clear" w:color="auto" w:fill="BDD6EE" w:themeFill="accent1" w:themeFillTint="66"/>
      </w:tcPr>
    </w:tblStylePr>
  </w:style>
  <w:style w:type="paragraph" w:customStyle="1" w:styleId="TableHeading">
    <w:name w:val="Table Heading"/>
    <w:aliases w:val="th"/>
    <w:basedOn w:val="Normal"/>
    <w:rsid w:val="00045410"/>
    <w:pPr>
      <w:spacing w:before="80" w:after="80" w:line="240" w:lineRule="auto"/>
      <w:jc w:val="both"/>
    </w:pPr>
    <w:rPr>
      <w:rFonts w:ascii="Times" w:eastAsia="Times New Roman" w:hAnsi="Times" w:cs="Times New Roman"/>
      <w:b/>
      <w:szCs w:val="20"/>
    </w:rPr>
  </w:style>
  <w:style w:type="paragraph" w:customStyle="1" w:styleId="TableText">
    <w:name w:val="Table Text"/>
    <w:basedOn w:val="Normal"/>
    <w:rsid w:val="00045410"/>
    <w:pPr>
      <w:keepLines/>
      <w:spacing w:before="80" w:after="80" w:line="240" w:lineRule="auto"/>
      <w:ind w:left="709"/>
    </w:pPr>
    <w:rPr>
      <w:rFonts w:ascii="Tahoma" w:eastAsia="Times New Roman" w:hAnsi="Tahoma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9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microsoft.com/office/2011/relationships/commentsExtended" Target="commentsExtended.xm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2.gif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06AC13-FF08-4CC1-9996-153B66890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87</Pages>
  <Words>5648</Words>
  <Characters>32197</Characters>
  <Application>Microsoft Office Word</Application>
  <DocSecurity>0</DocSecurity>
  <Lines>268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 Bradley</dc:creator>
  <cp:keywords/>
  <dc:description/>
  <cp:lastModifiedBy>Bob Bradley</cp:lastModifiedBy>
  <cp:revision>8</cp:revision>
  <dcterms:created xsi:type="dcterms:W3CDTF">2015-12-22T02:10:00Z</dcterms:created>
  <dcterms:modified xsi:type="dcterms:W3CDTF">2015-12-22T04:48:00Z</dcterms:modified>
</cp:coreProperties>
</file>